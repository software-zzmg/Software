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782C5" w14:textId="77777777" w:rsidR="00446B85" w:rsidRDefault="00000000">
      <w:pPr>
        <w:rPr>
          <w:rFonts w:hint="eastAsia"/>
        </w:rPr>
      </w:pPr>
      <w:r>
        <w:rPr>
          <w:noProof/>
        </w:rPr>
        <w:drawing>
          <wp:inline distT="0" distB="0" distL="0" distR="0" wp14:anchorId="1313111E" wp14:editId="5D846CC9">
            <wp:extent cx="5274310" cy="1461135"/>
            <wp:effectExtent l="0" t="0" r="2540" b="5715"/>
            <wp:docPr id="152831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16933" name="图片 1"/>
                    <pic:cNvPicPr>
                      <a:picLocks noChangeAspect="1"/>
                    </pic:cNvPicPr>
                  </pic:nvPicPr>
                  <pic:blipFill>
                    <a:blip r:embed="rId6" cstate="print">
                      <a:grayscl/>
                      <a:extLst>
                        <a:ext uri="{28A0092B-C50C-407E-A947-70E740481C1C}">
                          <a14:useLocalDpi xmlns:a14="http://schemas.microsoft.com/office/drawing/2010/main" val="0"/>
                        </a:ext>
                      </a:extLst>
                    </a:blip>
                    <a:stretch>
                      <a:fillRect/>
                    </a:stretch>
                  </pic:blipFill>
                  <pic:spPr>
                    <a:xfrm>
                      <a:off x="0" y="0"/>
                      <a:ext cx="5274310" cy="1461135"/>
                    </a:xfrm>
                    <a:prstGeom prst="rect">
                      <a:avLst/>
                    </a:prstGeom>
                  </pic:spPr>
                </pic:pic>
              </a:graphicData>
            </a:graphic>
          </wp:inline>
        </w:drawing>
      </w:r>
    </w:p>
    <w:p w14:paraId="4FA0A4A5" w14:textId="77777777" w:rsidR="00446B85" w:rsidRDefault="00446B85">
      <w:pPr>
        <w:rPr>
          <w:rFonts w:hint="eastAsia"/>
        </w:rPr>
      </w:pPr>
    </w:p>
    <w:p w14:paraId="60D9290D" w14:textId="77777777" w:rsidR="00446B85" w:rsidRDefault="00446B85">
      <w:pPr>
        <w:rPr>
          <w:rFonts w:hint="eastAsia"/>
        </w:rPr>
      </w:pPr>
    </w:p>
    <w:p w14:paraId="0608D322" w14:textId="77777777" w:rsidR="00446B85" w:rsidRDefault="00000000">
      <w:pPr>
        <w:spacing w:before="240" w:after="480"/>
        <w:jc w:val="center"/>
        <w:textAlignment w:val="baseline"/>
        <w:rPr>
          <w:rFonts w:ascii="华康俪金黑W8(P)" w:eastAsia="华康俪金黑W8(P)" w:hAnsi="Times New Roman" w:cs="Times New Roman"/>
          <w:spacing w:val="40"/>
          <w:sz w:val="32"/>
          <w:szCs w:val="32"/>
          <w:lang w:eastAsia="zh"/>
        </w:rPr>
      </w:pPr>
      <w:r>
        <w:rPr>
          <w:rFonts w:ascii="华康俪金黑W8(P)" w:eastAsia="华康俪金黑W8(P)" w:hAnsi="Times New Roman" w:cs="Times New Roman" w:hint="eastAsia"/>
          <w:spacing w:val="40"/>
          <w:sz w:val="32"/>
          <w:szCs w:val="32"/>
        </w:rPr>
        <w:t>《软件工程原理与应用》</w:t>
      </w:r>
    </w:p>
    <w:p w14:paraId="1B98790D" w14:textId="77777777" w:rsidR="00446B85" w:rsidRDefault="00000000">
      <w:pPr>
        <w:spacing w:before="240" w:after="480"/>
        <w:jc w:val="center"/>
        <w:textAlignment w:val="baseline"/>
        <w:rPr>
          <w:rFonts w:ascii="华康俪金黑W8(P)" w:eastAsia="华康俪金黑W8(P)" w:hAnsi="Times New Roman" w:cs="Times New Roman"/>
          <w:spacing w:val="40"/>
          <w:sz w:val="28"/>
          <w:szCs w:val="28"/>
        </w:rPr>
      </w:pPr>
      <w:r>
        <w:rPr>
          <w:rFonts w:ascii="华康俪金黑W8(P)" w:eastAsia="华康俪金黑W8(P)" w:hAnsi="Times New Roman" w:cs="Times New Roman" w:hint="eastAsia"/>
          <w:spacing w:val="40"/>
          <w:sz w:val="28"/>
          <w:szCs w:val="28"/>
        </w:rPr>
        <w:t>需求获取报告</w:t>
      </w:r>
    </w:p>
    <w:p w14:paraId="436895F4" w14:textId="77777777" w:rsidR="00446B85" w:rsidRDefault="00000000">
      <w:pPr>
        <w:spacing w:before="240" w:after="480"/>
        <w:jc w:val="center"/>
        <w:textAlignment w:val="baseline"/>
        <w:rPr>
          <w:rFonts w:ascii="华文新魏" w:eastAsia="华文新魏" w:hAnsi="Times New Roman" w:cs="Times New Roman"/>
          <w:spacing w:val="40"/>
          <w:sz w:val="52"/>
          <w:szCs w:val="52"/>
        </w:rPr>
      </w:pPr>
      <w:r>
        <w:rPr>
          <w:rFonts w:ascii="华文新魏" w:eastAsia="华文新魏" w:hAnsi="Times New Roman" w:cs="Times New Roman" w:hint="eastAsia"/>
          <w:spacing w:val="40"/>
          <w:sz w:val="52"/>
          <w:szCs w:val="52"/>
          <w:lang w:eastAsia="zh"/>
        </w:rPr>
        <w:t>主题频道交流</w:t>
      </w:r>
      <w:r>
        <w:rPr>
          <w:rFonts w:ascii="华文新魏" w:eastAsia="华文新魏" w:hAnsi="Times New Roman" w:cs="Times New Roman" w:hint="eastAsia"/>
          <w:spacing w:val="40"/>
          <w:sz w:val="52"/>
          <w:szCs w:val="52"/>
        </w:rPr>
        <w:t>平台</w:t>
      </w:r>
    </w:p>
    <w:tbl>
      <w:tblPr>
        <w:tblpPr w:leftFromText="180" w:rightFromText="180" w:vertAnchor="text" w:horzAnchor="margin" w:tblpXSpec="center" w:tblpY="996"/>
        <w:tblW w:w="0" w:type="auto"/>
        <w:tblCellMar>
          <w:left w:w="57" w:type="dxa"/>
          <w:right w:w="57" w:type="dxa"/>
        </w:tblCellMar>
        <w:tblLook w:val="04A0" w:firstRow="1" w:lastRow="0" w:firstColumn="1" w:lastColumn="0" w:noHBand="0" w:noVBand="1"/>
      </w:tblPr>
      <w:tblGrid>
        <w:gridCol w:w="1314"/>
        <w:gridCol w:w="5713"/>
      </w:tblGrid>
      <w:tr w:rsidR="00446B85" w14:paraId="48A32D67" w14:textId="77777777">
        <w:trPr>
          <w:trHeight w:hRule="exact" w:val="737"/>
        </w:trPr>
        <w:tc>
          <w:tcPr>
            <w:tcW w:w="0" w:type="auto"/>
            <w:vAlign w:val="bottom"/>
          </w:tcPr>
          <w:p w14:paraId="1E4D8E41" w14:textId="77777777" w:rsidR="00446B85" w:rsidRDefault="00000000">
            <w:pPr>
              <w:pStyle w:val="af0"/>
              <w:spacing w:line="240" w:lineRule="auto"/>
              <w:jc w:val="left"/>
              <w:rPr>
                <w:rFonts w:ascii="方正粗黑宋简体" w:eastAsia="方正粗黑宋简体" w:hAnsi="方正粗黑宋简体" w:hint="eastAsia"/>
                <w:sz w:val="30"/>
                <w:szCs w:val="30"/>
              </w:rPr>
            </w:pPr>
            <w:bookmarkStart w:id="0" w:name="_Hlk131542945"/>
            <w:r>
              <w:rPr>
                <w:rFonts w:ascii="方正粗黑宋简体" w:eastAsia="方正粗黑宋简体" w:hAnsi="方正粗黑宋简体" w:hint="eastAsia"/>
                <w:kern w:val="0"/>
                <w:sz w:val="30"/>
                <w:szCs w:val="30"/>
              </w:rPr>
              <w:t xml:space="preserve">小 </w:t>
            </w:r>
            <w:r>
              <w:rPr>
                <w:rFonts w:ascii="方正粗黑宋简体" w:eastAsia="方正粗黑宋简体" w:hAnsi="方正粗黑宋简体"/>
                <w:kern w:val="0"/>
                <w:sz w:val="30"/>
                <w:szCs w:val="30"/>
              </w:rPr>
              <w:t xml:space="preserve">   </w:t>
            </w:r>
            <w:r>
              <w:rPr>
                <w:rFonts w:ascii="方正粗黑宋简体" w:eastAsia="方正粗黑宋简体" w:hAnsi="方正粗黑宋简体" w:hint="eastAsia"/>
                <w:kern w:val="0"/>
                <w:sz w:val="30"/>
                <w:szCs w:val="30"/>
              </w:rPr>
              <w:t>组</w:t>
            </w:r>
          </w:p>
        </w:tc>
        <w:tc>
          <w:tcPr>
            <w:tcW w:w="5713" w:type="dxa"/>
            <w:tcBorders>
              <w:bottom w:val="single" w:sz="4" w:space="0" w:color="auto"/>
            </w:tcBorders>
            <w:vAlign w:val="bottom"/>
          </w:tcPr>
          <w:p w14:paraId="20571A93" w14:textId="77777777" w:rsidR="00446B85" w:rsidRDefault="00000000">
            <w:pPr>
              <w:pStyle w:val="af1"/>
              <w:rPr>
                <w:rFonts w:ascii="华文楷体" w:eastAsia="华文楷体" w:hAnsi="华文楷体" w:hint="eastAsia"/>
              </w:rPr>
            </w:pPr>
            <w:r>
              <w:rPr>
                <w:rFonts w:ascii="华文楷体" w:eastAsia="华文楷体" w:hAnsi="华文楷体" w:hint="eastAsia"/>
                <w:lang w:eastAsia="zh"/>
              </w:rPr>
              <w:t>103 E 马弈驰 赵奕程 郑新冉 高飞航</w:t>
            </w:r>
          </w:p>
        </w:tc>
      </w:tr>
      <w:tr w:rsidR="00446B85" w14:paraId="5CF6156A" w14:textId="77777777">
        <w:trPr>
          <w:trHeight w:hRule="exact" w:val="737"/>
        </w:trPr>
        <w:tc>
          <w:tcPr>
            <w:tcW w:w="0" w:type="auto"/>
            <w:vAlign w:val="bottom"/>
          </w:tcPr>
          <w:p w14:paraId="3711A481" w14:textId="77777777" w:rsidR="00446B85" w:rsidRDefault="00000000">
            <w:pPr>
              <w:pStyle w:val="af0"/>
              <w:spacing w:line="240" w:lineRule="auto"/>
              <w:jc w:val="center"/>
              <w:rPr>
                <w:rFonts w:ascii="方正粗黑宋简体" w:eastAsia="方正粗黑宋简体" w:hAnsi="方正粗黑宋简体" w:hint="eastAsia"/>
                <w:spacing w:val="321"/>
                <w:kern w:val="0"/>
                <w:sz w:val="30"/>
                <w:szCs w:val="30"/>
              </w:rPr>
            </w:pPr>
            <w:bookmarkStart w:id="1" w:name="_Hlk131542967"/>
            <w:bookmarkEnd w:id="0"/>
            <w:r>
              <w:rPr>
                <w:rFonts w:ascii="方正粗黑宋简体" w:eastAsia="方正粗黑宋简体" w:hAnsi="方正粗黑宋简体" w:hint="eastAsia"/>
                <w:spacing w:val="300"/>
                <w:kern w:val="0"/>
                <w:sz w:val="30"/>
                <w:szCs w:val="30"/>
                <w:fitText w:val="1200" w:id="-1165155328"/>
              </w:rPr>
              <w:t>学</w:t>
            </w:r>
            <w:r>
              <w:rPr>
                <w:rFonts w:ascii="方正粗黑宋简体" w:eastAsia="方正粗黑宋简体" w:hAnsi="方正粗黑宋简体" w:hint="eastAsia"/>
                <w:kern w:val="0"/>
                <w:sz w:val="30"/>
                <w:szCs w:val="30"/>
                <w:fitText w:val="1200" w:id="-1165155328"/>
              </w:rPr>
              <w:t>院</w:t>
            </w:r>
          </w:p>
        </w:tc>
        <w:tc>
          <w:tcPr>
            <w:tcW w:w="5713" w:type="dxa"/>
            <w:tcBorders>
              <w:bottom w:val="single" w:sz="4" w:space="0" w:color="auto"/>
            </w:tcBorders>
            <w:vAlign w:val="bottom"/>
          </w:tcPr>
          <w:p w14:paraId="3AE0CBC5" w14:textId="77777777" w:rsidR="00446B85" w:rsidRDefault="00000000">
            <w:pPr>
              <w:pStyle w:val="af1"/>
              <w:rPr>
                <w:rFonts w:ascii="华文楷体" w:eastAsia="华文楷体" w:hAnsi="华文楷体" w:hint="eastAsia"/>
              </w:rPr>
            </w:pPr>
            <w:r>
              <w:rPr>
                <w:rFonts w:ascii="华文楷体" w:eastAsia="华文楷体" w:hAnsi="华文楷体" w:hint="eastAsia"/>
              </w:rPr>
              <w:t>计算机科学与技术学院/软件学院</w:t>
            </w:r>
          </w:p>
        </w:tc>
      </w:tr>
      <w:tr w:rsidR="00446B85" w14:paraId="52AF7B4C" w14:textId="77777777">
        <w:trPr>
          <w:trHeight w:hRule="exact" w:val="737"/>
        </w:trPr>
        <w:tc>
          <w:tcPr>
            <w:tcW w:w="0" w:type="auto"/>
            <w:vAlign w:val="bottom"/>
          </w:tcPr>
          <w:p w14:paraId="67A05CF8" w14:textId="77777777" w:rsidR="00446B85" w:rsidRDefault="00000000">
            <w:pPr>
              <w:pStyle w:val="af0"/>
              <w:spacing w:line="240" w:lineRule="auto"/>
              <w:jc w:val="center"/>
              <w:rPr>
                <w:rFonts w:ascii="方正粗黑宋简体" w:eastAsia="方正粗黑宋简体" w:hAnsi="方正粗黑宋简体" w:hint="eastAsia"/>
                <w:spacing w:val="321"/>
                <w:kern w:val="0"/>
                <w:sz w:val="30"/>
                <w:szCs w:val="30"/>
              </w:rPr>
            </w:pPr>
            <w:r>
              <w:rPr>
                <w:rFonts w:ascii="方正粗黑宋简体" w:eastAsia="方正粗黑宋简体" w:hAnsi="方正粗黑宋简体"/>
                <w:spacing w:val="300"/>
                <w:kern w:val="0"/>
                <w:sz w:val="30"/>
                <w:szCs w:val="30"/>
                <w:fitText w:val="1200" w:id="-1165155327"/>
              </w:rPr>
              <w:t>专</w:t>
            </w:r>
            <w:r>
              <w:rPr>
                <w:rFonts w:ascii="方正粗黑宋简体" w:eastAsia="方正粗黑宋简体" w:hAnsi="方正粗黑宋简体"/>
                <w:kern w:val="0"/>
                <w:sz w:val="30"/>
                <w:szCs w:val="30"/>
                <w:fitText w:val="1200" w:id="-1165155327"/>
              </w:rPr>
              <w:t>业</w:t>
            </w:r>
          </w:p>
        </w:tc>
        <w:tc>
          <w:tcPr>
            <w:tcW w:w="5713" w:type="dxa"/>
            <w:tcBorders>
              <w:top w:val="single" w:sz="4" w:space="0" w:color="auto"/>
              <w:bottom w:val="single" w:sz="4" w:space="0" w:color="auto"/>
            </w:tcBorders>
            <w:vAlign w:val="bottom"/>
          </w:tcPr>
          <w:p w14:paraId="0E1B91A7" w14:textId="77777777" w:rsidR="00446B85" w:rsidRDefault="00000000">
            <w:pPr>
              <w:pStyle w:val="af1"/>
              <w:rPr>
                <w:rFonts w:ascii="华文楷体" w:eastAsia="华文楷体" w:hAnsi="华文楷体" w:hint="eastAsia"/>
              </w:rPr>
            </w:pPr>
            <w:r>
              <w:rPr>
                <w:rFonts w:ascii="华文楷体" w:eastAsia="华文楷体" w:hAnsi="华文楷体" w:hint="eastAsia"/>
              </w:rPr>
              <w:t>计算机科学与技术</w:t>
            </w:r>
          </w:p>
        </w:tc>
      </w:tr>
      <w:tr w:rsidR="00446B85" w14:paraId="32DE6DDE" w14:textId="77777777">
        <w:trPr>
          <w:trHeight w:hRule="exact" w:val="737"/>
        </w:trPr>
        <w:tc>
          <w:tcPr>
            <w:tcW w:w="0" w:type="auto"/>
            <w:vAlign w:val="bottom"/>
          </w:tcPr>
          <w:p w14:paraId="311A0553" w14:textId="77777777" w:rsidR="00446B85" w:rsidRDefault="00000000">
            <w:pPr>
              <w:pStyle w:val="af0"/>
              <w:spacing w:line="240" w:lineRule="auto"/>
              <w:jc w:val="center"/>
              <w:rPr>
                <w:rFonts w:ascii="方正粗黑宋简体" w:eastAsia="方正粗黑宋简体" w:hAnsi="方正粗黑宋简体" w:hint="eastAsia"/>
                <w:spacing w:val="321"/>
                <w:kern w:val="0"/>
                <w:sz w:val="30"/>
                <w:szCs w:val="30"/>
              </w:rPr>
            </w:pPr>
            <w:r>
              <w:rPr>
                <w:rFonts w:ascii="方正粗黑宋简体" w:eastAsia="方正粗黑宋简体" w:hAnsi="方正粗黑宋简体" w:hint="eastAsia"/>
                <w:spacing w:val="300"/>
                <w:kern w:val="0"/>
                <w:sz w:val="30"/>
                <w:szCs w:val="30"/>
                <w:fitText w:val="1200" w:id="-1165155326"/>
              </w:rPr>
              <w:t>班</w:t>
            </w:r>
            <w:r>
              <w:rPr>
                <w:rFonts w:ascii="方正粗黑宋简体" w:eastAsia="方正粗黑宋简体" w:hAnsi="方正粗黑宋简体" w:hint="eastAsia"/>
                <w:kern w:val="0"/>
                <w:sz w:val="30"/>
                <w:szCs w:val="30"/>
                <w:fitText w:val="1200" w:id="-1165155326"/>
              </w:rPr>
              <w:t>级</w:t>
            </w:r>
          </w:p>
        </w:tc>
        <w:tc>
          <w:tcPr>
            <w:tcW w:w="5713" w:type="dxa"/>
            <w:tcBorders>
              <w:top w:val="single" w:sz="4" w:space="0" w:color="auto"/>
              <w:bottom w:val="single" w:sz="4" w:space="0" w:color="auto"/>
            </w:tcBorders>
            <w:vAlign w:val="bottom"/>
          </w:tcPr>
          <w:p w14:paraId="4E4B1E83" w14:textId="77777777" w:rsidR="00446B85" w:rsidRDefault="00000000">
            <w:pPr>
              <w:pStyle w:val="af1"/>
              <w:rPr>
                <w:rFonts w:ascii="华文楷体" w:eastAsia="华文楷体" w:hAnsi="华文楷体" w:hint="eastAsia"/>
              </w:rPr>
            </w:pPr>
            <w:r>
              <w:rPr>
                <w:rFonts w:ascii="华文楷体" w:eastAsia="华文楷体" w:hAnsi="华文楷体" w:hint="eastAsia"/>
                <w:lang w:eastAsia="zh"/>
              </w:rPr>
              <w:t>1623103</w:t>
            </w:r>
          </w:p>
        </w:tc>
      </w:tr>
      <w:bookmarkEnd w:id="1"/>
    </w:tbl>
    <w:p w14:paraId="1A29B52B" w14:textId="77777777" w:rsidR="00446B85" w:rsidRDefault="00446B85">
      <w:pPr>
        <w:rPr>
          <w:rFonts w:ascii="华文新魏" w:eastAsia="华文新魏" w:hAnsi="Times New Roman" w:cs="Times New Roman"/>
          <w:sz w:val="52"/>
          <w:szCs w:val="52"/>
        </w:rPr>
      </w:pPr>
    </w:p>
    <w:p w14:paraId="4D17EC17" w14:textId="77777777" w:rsidR="00446B85" w:rsidRDefault="00446B85">
      <w:pPr>
        <w:pStyle w:val="af0"/>
        <w:jc w:val="center"/>
        <w:rPr>
          <w:rFonts w:ascii="华文新魏" w:eastAsia="华文新魏" w:hAnsi="Times New Roman" w:cs="Times New Roman"/>
          <w:sz w:val="52"/>
          <w:szCs w:val="52"/>
        </w:rPr>
      </w:pPr>
    </w:p>
    <w:p w14:paraId="29C91469" w14:textId="77777777" w:rsidR="00446B85" w:rsidRDefault="00446B85">
      <w:pPr>
        <w:pStyle w:val="af0"/>
        <w:jc w:val="center"/>
        <w:rPr>
          <w:rFonts w:ascii="华文新魏" w:eastAsia="华文新魏" w:hAnsi="Times New Roman" w:cs="Times New Roman"/>
          <w:sz w:val="52"/>
          <w:szCs w:val="52"/>
        </w:rPr>
      </w:pPr>
    </w:p>
    <w:p w14:paraId="2220C2C2" w14:textId="77777777" w:rsidR="00446B85" w:rsidRDefault="00000000">
      <w:pPr>
        <w:pStyle w:val="af0"/>
        <w:jc w:val="center"/>
        <w:rPr>
          <w:rFonts w:ascii="华文新魏" w:eastAsia="华文新魏" w:hAnsi="Times New Roman" w:cs="Times New Roman"/>
          <w:sz w:val="52"/>
          <w:szCs w:val="52"/>
        </w:rPr>
      </w:pPr>
      <w:r>
        <w:rPr>
          <w:rFonts w:ascii="华文新魏" w:eastAsia="华文新魏" w:hAnsi="Times New Roman" w:cs="Times New Roman"/>
          <w:sz w:val="52"/>
          <w:szCs w:val="52"/>
        </w:rPr>
        <w:tab/>
      </w:r>
    </w:p>
    <w:p w14:paraId="5DDC524F" w14:textId="77777777" w:rsidR="00446B85" w:rsidRDefault="00446B85">
      <w:pPr>
        <w:pStyle w:val="af0"/>
        <w:jc w:val="center"/>
        <w:rPr>
          <w:rFonts w:ascii="华文新魏" w:eastAsia="华文新魏" w:hAnsi="Times New Roman" w:cs="Times New Roman"/>
          <w:sz w:val="52"/>
          <w:szCs w:val="52"/>
        </w:rPr>
      </w:pPr>
    </w:p>
    <w:p w14:paraId="684E85A0" w14:textId="77777777" w:rsidR="00446B85" w:rsidRDefault="00000000">
      <w:pPr>
        <w:pStyle w:val="af0"/>
        <w:jc w:val="center"/>
        <w:rPr>
          <w:sz w:val="30"/>
          <w:szCs w:val="30"/>
        </w:rPr>
      </w:pPr>
      <w:r>
        <w:rPr>
          <w:sz w:val="30"/>
          <w:szCs w:val="30"/>
        </w:rPr>
        <w:t>二〇二</w:t>
      </w:r>
      <w:r>
        <w:rPr>
          <w:rFonts w:hint="eastAsia"/>
          <w:sz w:val="30"/>
          <w:szCs w:val="30"/>
          <w:lang w:eastAsia="zh"/>
        </w:rPr>
        <w:t>五</w:t>
      </w:r>
      <w:r>
        <w:rPr>
          <w:sz w:val="30"/>
          <w:szCs w:val="30"/>
        </w:rPr>
        <w:t>年</w:t>
      </w:r>
      <w:r>
        <w:rPr>
          <w:rFonts w:hint="eastAsia"/>
          <w:sz w:val="30"/>
          <w:szCs w:val="30"/>
        </w:rPr>
        <w:t>十</w:t>
      </w:r>
      <w:r>
        <w:rPr>
          <w:sz w:val="30"/>
          <w:szCs w:val="30"/>
        </w:rPr>
        <w:t>月</w:t>
      </w:r>
    </w:p>
    <w:p w14:paraId="27693EAB" w14:textId="77777777" w:rsidR="00446B85" w:rsidRDefault="00000000">
      <w:pPr>
        <w:jc w:val="center"/>
        <w:rPr>
          <w:rFonts w:hint="eastAsia"/>
          <w:sz w:val="30"/>
          <w:szCs w:val="30"/>
        </w:rPr>
      </w:pPr>
      <w:r>
        <w:rPr>
          <w:sz w:val="30"/>
          <w:szCs w:val="30"/>
        </w:rPr>
        <w:br w:type="page"/>
      </w:r>
    </w:p>
    <w:sdt>
      <w:sdtPr>
        <w:rPr>
          <w:rFonts w:asciiTheme="minorHAnsi" w:eastAsiaTheme="minorEastAsia" w:hAnsiTheme="minorHAnsi" w:cstheme="minorBidi"/>
          <w:color w:val="auto"/>
          <w:kern w:val="2"/>
          <w:sz w:val="21"/>
          <w:szCs w:val="22"/>
          <w:lang w:val="zh-CN"/>
        </w:rPr>
        <w:id w:val="691039714"/>
        <w:docPartObj>
          <w:docPartGallery w:val="Table of Contents"/>
          <w:docPartUnique/>
        </w:docPartObj>
      </w:sdtPr>
      <w:sdtEndPr>
        <w:rPr>
          <w:b/>
          <w:bCs/>
        </w:rPr>
      </w:sdtEndPr>
      <w:sdtContent>
        <w:p w14:paraId="0B95DD0C" w14:textId="77777777" w:rsidR="00446B85" w:rsidRDefault="00000000">
          <w:pPr>
            <w:pStyle w:val="TOC10"/>
            <w:jc w:val="center"/>
            <w:rPr>
              <w:rFonts w:ascii="华文楷体" w:eastAsia="华文楷体" w:hAnsi="华文楷体" w:hint="eastAsia"/>
              <w:color w:val="auto"/>
            </w:rPr>
          </w:pPr>
          <w:r>
            <w:rPr>
              <w:rFonts w:ascii="华文楷体" w:eastAsia="华文楷体" w:hAnsi="华文楷体"/>
              <w:color w:val="auto"/>
              <w:lang w:val="zh-CN"/>
            </w:rPr>
            <w:t>目</w:t>
          </w:r>
          <w:r>
            <w:rPr>
              <w:rFonts w:ascii="华文楷体" w:eastAsia="华文楷体" w:hAnsi="华文楷体" w:hint="eastAsia"/>
              <w:color w:val="auto"/>
              <w:lang w:val="zh-CN"/>
            </w:rPr>
            <w:t xml:space="preserve"> </w:t>
          </w:r>
          <w:r>
            <w:rPr>
              <w:rFonts w:ascii="华文楷体" w:eastAsia="华文楷体" w:hAnsi="华文楷体"/>
              <w:color w:val="auto"/>
              <w:lang w:val="zh-CN"/>
            </w:rPr>
            <w:t>录</w:t>
          </w:r>
        </w:p>
        <w:p w14:paraId="0F4DCE4F" w14:textId="77777777" w:rsidR="00446B85" w:rsidRDefault="00000000">
          <w:pPr>
            <w:pStyle w:val="TOC1"/>
            <w:tabs>
              <w:tab w:val="right" w:leader="dot" w:pos="8296"/>
            </w:tabs>
            <w:spacing w:line="360" w:lineRule="auto"/>
            <w:rPr>
              <w:rFonts w:ascii="华文中宋" w:eastAsia="华文中宋" w:hAnsi="华文中宋" w:hint="eastAsia"/>
              <w:sz w:val="22"/>
              <w:szCs w:val="24"/>
              <w14:ligatures w14:val="standardContextual"/>
            </w:rPr>
          </w:pPr>
          <w:r>
            <w:fldChar w:fldCharType="begin"/>
          </w:r>
          <w:r>
            <w:instrText xml:space="preserve"> TOC \o "1-3" \h \z \u </w:instrText>
          </w:r>
          <w:r>
            <w:fldChar w:fldCharType="separate"/>
          </w:r>
          <w:hyperlink w:anchor="_Toc148635485" w:history="1">
            <w:r>
              <w:rPr>
                <w:rStyle w:val="ae"/>
                <w:rFonts w:ascii="华文中宋" w:eastAsia="华文中宋" w:hAnsi="华文中宋"/>
                <w:sz w:val="22"/>
                <w:szCs w:val="24"/>
              </w:rPr>
              <w:t>一、引言</w:t>
            </w:r>
            <w:r>
              <w:rPr>
                <w:rFonts w:ascii="华文中宋" w:eastAsia="华文中宋" w:hAnsi="华文中宋"/>
                <w:sz w:val="22"/>
                <w:szCs w:val="24"/>
              </w:rPr>
              <w:tab/>
            </w:r>
            <w:r>
              <w:rPr>
                <w:rFonts w:ascii="华文中宋" w:eastAsia="华文中宋" w:hAnsi="华文中宋"/>
                <w:sz w:val="22"/>
                <w:szCs w:val="24"/>
              </w:rPr>
              <w:fldChar w:fldCharType="begin"/>
            </w:r>
            <w:r>
              <w:rPr>
                <w:rFonts w:ascii="华文中宋" w:eastAsia="华文中宋" w:hAnsi="华文中宋"/>
                <w:sz w:val="22"/>
                <w:szCs w:val="24"/>
              </w:rPr>
              <w:instrText xml:space="preserve"> PAGEREF _Toc148635485 \h </w:instrText>
            </w:r>
            <w:r>
              <w:rPr>
                <w:rFonts w:ascii="华文中宋" w:eastAsia="华文中宋" w:hAnsi="华文中宋"/>
                <w:sz w:val="22"/>
                <w:szCs w:val="24"/>
              </w:rPr>
            </w:r>
            <w:r>
              <w:rPr>
                <w:rFonts w:ascii="华文中宋" w:eastAsia="华文中宋" w:hAnsi="华文中宋"/>
                <w:sz w:val="22"/>
                <w:szCs w:val="24"/>
              </w:rPr>
              <w:fldChar w:fldCharType="separate"/>
            </w:r>
            <w:r>
              <w:rPr>
                <w:rFonts w:ascii="华文中宋" w:eastAsia="华文中宋" w:hAnsi="华文中宋"/>
                <w:sz w:val="22"/>
                <w:szCs w:val="24"/>
              </w:rPr>
              <w:t>3</w:t>
            </w:r>
            <w:r>
              <w:rPr>
                <w:rFonts w:ascii="华文中宋" w:eastAsia="华文中宋" w:hAnsi="华文中宋"/>
                <w:sz w:val="22"/>
                <w:szCs w:val="24"/>
              </w:rPr>
              <w:fldChar w:fldCharType="end"/>
            </w:r>
          </w:hyperlink>
        </w:p>
        <w:p w14:paraId="36F061F9" w14:textId="77777777" w:rsidR="00446B85" w:rsidRDefault="00000000">
          <w:pPr>
            <w:pStyle w:val="TOC2"/>
            <w:tabs>
              <w:tab w:val="right" w:leader="dot" w:pos="8296"/>
            </w:tabs>
            <w:spacing w:line="360" w:lineRule="auto"/>
            <w:rPr>
              <w:rFonts w:ascii="华文中宋" w:eastAsia="华文中宋" w:hAnsi="华文中宋" w:hint="eastAsia"/>
              <w14:ligatures w14:val="standardContextual"/>
            </w:rPr>
          </w:pPr>
          <w:hyperlink w:anchor="_Toc148635486" w:history="1">
            <w:r>
              <w:rPr>
                <w:rStyle w:val="ae"/>
                <w:rFonts w:ascii="华文中宋" w:eastAsia="华文中宋" w:hAnsi="华文中宋"/>
              </w:rPr>
              <w:t>1、编写目的</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_Toc148635486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3</w:t>
            </w:r>
            <w:r>
              <w:rPr>
                <w:rFonts w:ascii="华文中宋" w:eastAsia="华文中宋" w:hAnsi="华文中宋"/>
              </w:rPr>
              <w:fldChar w:fldCharType="end"/>
            </w:r>
          </w:hyperlink>
        </w:p>
        <w:p w14:paraId="3EEB6CEB" w14:textId="77777777" w:rsidR="00446B85" w:rsidRDefault="00000000">
          <w:pPr>
            <w:pStyle w:val="TOC2"/>
            <w:tabs>
              <w:tab w:val="right" w:leader="dot" w:pos="8296"/>
            </w:tabs>
            <w:spacing w:line="360" w:lineRule="auto"/>
            <w:rPr>
              <w:rFonts w:ascii="华文中宋" w:eastAsia="华文中宋" w:hAnsi="华文中宋" w:hint="eastAsia"/>
              <w14:ligatures w14:val="standardContextual"/>
            </w:rPr>
          </w:pPr>
          <w:hyperlink w:anchor="_Toc148635487" w:history="1">
            <w:r>
              <w:rPr>
                <w:rStyle w:val="ae"/>
                <w:rFonts w:ascii="华文中宋" w:eastAsia="华文中宋" w:hAnsi="华文中宋"/>
              </w:rPr>
              <w:t>2、背景</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_Toc148635487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3</w:t>
            </w:r>
            <w:r>
              <w:rPr>
                <w:rFonts w:ascii="华文中宋" w:eastAsia="华文中宋" w:hAnsi="华文中宋"/>
              </w:rPr>
              <w:fldChar w:fldCharType="end"/>
            </w:r>
          </w:hyperlink>
        </w:p>
        <w:p w14:paraId="68BE3694" w14:textId="77777777" w:rsidR="00446B85" w:rsidRDefault="00000000">
          <w:pPr>
            <w:pStyle w:val="TOC2"/>
            <w:tabs>
              <w:tab w:val="right" w:leader="dot" w:pos="8296"/>
            </w:tabs>
            <w:spacing w:line="360" w:lineRule="auto"/>
            <w:rPr>
              <w:rFonts w:ascii="华文中宋" w:eastAsia="华文中宋" w:hAnsi="华文中宋" w:hint="eastAsia"/>
              <w14:ligatures w14:val="standardContextual"/>
            </w:rPr>
          </w:pPr>
          <w:hyperlink w:anchor="_Toc148635488" w:history="1">
            <w:r>
              <w:rPr>
                <w:rStyle w:val="ae"/>
                <w:rFonts w:ascii="华文中宋" w:eastAsia="华文中宋" w:hAnsi="华文中宋"/>
              </w:rPr>
              <w:t>3、定义</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_Toc148635488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3</w:t>
            </w:r>
            <w:r>
              <w:rPr>
                <w:rFonts w:ascii="华文中宋" w:eastAsia="华文中宋" w:hAnsi="华文中宋"/>
              </w:rPr>
              <w:fldChar w:fldCharType="end"/>
            </w:r>
          </w:hyperlink>
        </w:p>
        <w:p w14:paraId="6440C958" w14:textId="77777777" w:rsidR="00446B85" w:rsidRDefault="00000000">
          <w:pPr>
            <w:pStyle w:val="TOC2"/>
            <w:tabs>
              <w:tab w:val="right" w:leader="dot" w:pos="8296"/>
            </w:tabs>
            <w:spacing w:line="360" w:lineRule="auto"/>
            <w:rPr>
              <w:rFonts w:ascii="华文中宋" w:eastAsia="华文中宋" w:hAnsi="华文中宋" w:hint="eastAsia"/>
              <w14:ligatures w14:val="standardContextual"/>
            </w:rPr>
          </w:pPr>
          <w:hyperlink w:anchor="_Toc148635489" w:history="1">
            <w:r>
              <w:rPr>
                <w:rStyle w:val="ae"/>
                <w:rFonts w:ascii="华文中宋" w:eastAsia="华文中宋" w:hAnsi="华文中宋"/>
              </w:rPr>
              <w:t>4、参考文献</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_Toc148635489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4</w:t>
            </w:r>
            <w:r>
              <w:rPr>
                <w:rFonts w:ascii="华文中宋" w:eastAsia="华文中宋" w:hAnsi="华文中宋"/>
              </w:rPr>
              <w:fldChar w:fldCharType="end"/>
            </w:r>
          </w:hyperlink>
        </w:p>
        <w:p w14:paraId="24791F4B" w14:textId="77777777" w:rsidR="00446B85" w:rsidRDefault="00000000">
          <w:pPr>
            <w:pStyle w:val="TOC1"/>
            <w:tabs>
              <w:tab w:val="right" w:leader="dot" w:pos="8296"/>
            </w:tabs>
            <w:spacing w:line="360" w:lineRule="auto"/>
            <w:rPr>
              <w:rFonts w:ascii="华文中宋" w:eastAsia="华文中宋" w:hAnsi="华文中宋" w:hint="eastAsia"/>
              <w:sz w:val="22"/>
              <w:szCs w:val="24"/>
              <w14:ligatures w14:val="standardContextual"/>
            </w:rPr>
          </w:pPr>
          <w:hyperlink w:anchor="_Toc148635490" w:history="1">
            <w:r>
              <w:rPr>
                <w:rStyle w:val="ae"/>
                <w:rFonts w:ascii="华文中宋" w:eastAsia="华文中宋" w:hAnsi="华文中宋"/>
                <w:sz w:val="22"/>
                <w:szCs w:val="24"/>
              </w:rPr>
              <w:t>二、任务概述</w:t>
            </w:r>
            <w:r>
              <w:rPr>
                <w:rFonts w:ascii="华文中宋" w:eastAsia="华文中宋" w:hAnsi="华文中宋"/>
                <w:sz w:val="22"/>
                <w:szCs w:val="24"/>
              </w:rPr>
              <w:tab/>
            </w:r>
            <w:r>
              <w:rPr>
                <w:rFonts w:ascii="华文中宋" w:eastAsia="华文中宋" w:hAnsi="华文中宋"/>
                <w:sz w:val="22"/>
                <w:szCs w:val="24"/>
              </w:rPr>
              <w:fldChar w:fldCharType="begin"/>
            </w:r>
            <w:r>
              <w:rPr>
                <w:rFonts w:ascii="华文中宋" w:eastAsia="华文中宋" w:hAnsi="华文中宋"/>
                <w:sz w:val="22"/>
                <w:szCs w:val="24"/>
              </w:rPr>
              <w:instrText xml:space="preserve"> PAGEREF _Toc148635490 \h </w:instrText>
            </w:r>
            <w:r>
              <w:rPr>
                <w:rFonts w:ascii="华文中宋" w:eastAsia="华文中宋" w:hAnsi="华文中宋"/>
                <w:sz w:val="22"/>
                <w:szCs w:val="24"/>
              </w:rPr>
            </w:r>
            <w:r>
              <w:rPr>
                <w:rFonts w:ascii="华文中宋" w:eastAsia="华文中宋" w:hAnsi="华文中宋"/>
                <w:sz w:val="22"/>
                <w:szCs w:val="24"/>
              </w:rPr>
              <w:fldChar w:fldCharType="separate"/>
            </w:r>
            <w:r>
              <w:rPr>
                <w:rFonts w:ascii="华文中宋" w:eastAsia="华文中宋" w:hAnsi="华文中宋"/>
                <w:sz w:val="22"/>
                <w:szCs w:val="24"/>
              </w:rPr>
              <w:t>5</w:t>
            </w:r>
            <w:r>
              <w:rPr>
                <w:rFonts w:ascii="华文中宋" w:eastAsia="华文中宋" w:hAnsi="华文中宋"/>
                <w:sz w:val="22"/>
                <w:szCs w:val="24"/>
              </w:rPr>
              <w:fldChar w:fldCharType="end"/>
            </w:r>
          </w:hyperlink>
        </w:p>
        <w:p w14:paraId="55B2506B" w14:textId="77777777" w:rsidR="00446B85" w:rsidRDefault="00000000">
          <w:pPr>
            <w:pStyle w:val="TOC2"/>
            <w:tabs>
              <w:tab w:val="right" w:leader="dot" w:pos="8296"/>
            </w:tabs>
            <w:spacing w:line="360" w:lineRule="auto"/>
            <w:rPr>
              <w:rFonts w:ascii="华文中宋" w:eastAsia="华文中宋" w:hAnsi="华文中宋" w:hint="eastAsia"/>
              <w14:ligatures w14:val="standardContextual"/>
            </w:rPr>
          </w:pPr>
          <w:hyperlink w:anchor="_Toc148635491" w:history="1">
            <w:r>
              <w:rPr>
                <w:rStyle w:val="ae"/>
                <w:rFonts w:ascii="华文中宋" w:eastAsia="华文中宋" w:hAnsi="华文中宋"/>
              </w:rPr>
              <w:t>1、目标</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_Toc148635491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5</w:t>
            </w:r>
            <w:r>
              <w:rPr>
                <w:rFonts w:ascii="华文中宋" w:eastAsia="华文中宋" w:hAnsi="华文中宋"/>
              </w:rPr>
              <w:fldChar w:fldCharType="end"/>
            </w:r>
          </w:hyperlink>
        </w:p>
        <w:p w14:paraId="34C40059" w14:textId="77777777" w:rsidR="00446B85" w:rsidRDefault="00000000">
          <w:pPr>
            <w:pStyle w:val="TOC2"/>
            <w:tabs>
              <w:tab w:val="right" w:leader="dot" w:pos="8296"/>
            </w:tabs>
            <w:spacing w:line="360" w:lineRule="auto"/>
            <w:rPr>
              <w:rFonts w:ascii="华文中宋" w:eastAsia="华文中宋" w:hAnsi="华文中宋" w:hint="eastAsia"/>
              <w14:ligatures w14:val="standardContextual"/>
            </w:rPr>
          </w:pPr>
          <w:hyperlink w:anchor="_Toc148635492" w:history="1">
            <w:r>
              <w:rPr>
                <w:rStyle w:val="ae"/>
                <w:rFonts w:ascii="华文中宋" w:eastAsia="华文中宋" w:hAnsi="华文中宋"/>
              </w:rPr>
              <w:t>2、用户特点</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_Toc148635492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6</w:t>
            </w:r>
            <w:r>
              <w:rPr>
                <w:rFonts w:ascii="华文中宋" w:eastAsia="华文中宋" w:hAnsi="华文中宋"/>
              </w:rPr>
              <w:fldChar w:fldCharType="end"/>
            </w:r>
          </w:hyperlink>
        </w:p>
        <w:p w14:paraId="5E4E2A40" w14:textId="77777777" w:rsidR="00446B85" w:rsidRDefault="00000000">
          <w:pPr>
            <w:pStyle w:val="TOC2"/>
            <w:tabs>
              <w:tab w:val="right" w:leader="dot" w:pos="8296"/>
            </w:tabs>
            <w:spacing w:line="360" w:lineRule="auto"/>
            <w:rPr>
              <w:rFonts w:ascii="华文中宋" w:eastAsia="华文中宋" w:hAnsi="华文中宋" w:hint="eastAsia"/>
              <w14:ligatures w14:val="standardContextual"/>
            </w:rPr>
          </w:pPr>
          <w:hyperlink w:anchor="_Toc148635493" w:history="1">
            <w:r>
              <w:rPr>
                <w:rStyle w:val="ae"/>
                <w:rFonts w:ascii="华文中宋" w:eastAsia="华文中宋" w:hAnsi="华文中宋"/>
              </w:rPr>
              <w:t>3、假定约束</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_Toc148635493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6</w:t>
            </w:r>
            <w:r>
              <w:rPr>
                <w:rFonts w:ascii="华文中宋" w:eastAsia="华文中宋" w:hAnsi="华文中宋"/>
              </w:rPr>
              <w:fldChar w:fldCharType="end"/>
            </w:r>
          </w:hyperlink>
        </w:p>
        <w:p w14:paraId="77B7C3DF" w14:textId="77777777" w:rsidR="00446B85" w:rsidRDefault="00000000">
          <w:pPr>
            <w:pStyle w:val="TOC1"/>
            <w:tabs>
              <w:tab w:val="right" w:leader="dot" w:pos="8296"/>
            </w:tabs>
            <w:spacing w:line="360" w:lineRule="auto"/>
            <w:rPr>
              <w:rFonts w:ascii="华文中宋" w:eastAsia="华文中宋" w:hAnsi="华文中宋" w:hint="eastAsia"/>
              <w:sz w:val="22"/>
              <w:szCs w:val="24"/>
              <w14:ligatures w14:val="standardContextual"/>
            </w:rPr>
          </w:pPr>
          <w:hyperlink w:anchor="_Toc148635494" w:history="1">
            <w:r>
              <w:rPr>
                <w:rStyle w:val="ae"/>
                <w:rFonts w:ascii="华文中宋" w:eastAsia="华文中宋" w:hAnsi="华文中宋"/>
                <w:sz w:val="22"/>
                <w:szCs w:val="24"/>
              </w:rPr>
              <w:t>三、需求规定</w:t>
            </w:r>
            <w:r>
              <w:rPr>
                <w:rFonts w:ascii="华文中宋" w:eastAsia="华文中宋" w:hAnsi="华文中宋"/>
                <w:sz w:val="22"/>
                <w:szCs w:val="24"/>
              </w:rPr>
              <w:tab/>
            </w:r>
            <w:r>
              <w:rPr>
                <w:rFonts w:ascii="华文中宋" w:eastAsia="华文中宋" w:hAnsi="华文中宋"/>
                <w:sz w:val="22"/>
                <w:szCs w:val="24"/>
              </w:rPr>
              <w:fldChar w:fldCharType="begin"/>
            </w:r>
            <w:r>
              <w:rPr>
                <w:rFonts w:ascii="华文中宋" w:eastAsia="华文中宋" w:hAnsi="华文中宋"/>
                <w:sz w:val="22"/>
                <w:szCs w:val="24"/>
              </w:rPr>
              <w:instrText xml:space="preserve"> PAGEREF _Toc148635494 \h </w:instrText>
            </w:r>
            <w:r>
              <w:rPr>
                <w:rFonts w:ascii="华文中宋" w:eastAsia="华文中宋" w:hAnsi="华文中宋"/>
                <w:sz w:val="22"/>
                <w:szCs w:val="24"/>
              </w:rPr>
            </w:r>
            <w:r>
              <w:rPr>
                <w:rFonts w:ascii="华文中宋" w:eastAsia="华文中宋" w:hAnsi="华文中宋"/>
                <w:sz w:val="22"/>
                <w:szCs w:val="24"/>
              </w:rPr>
              <w:fldChar w:fldCharType="separate"/>
            </w:r>
            <w:r>
              <w:rPr>
                <w:rFonts w:ascii="华文中宋" w:eastAsia="华文中宋" w:hAnsi="华文中宋"/>
                <w:sz w:val="22"/>
                <w:szCs w:val="24"/>
              </w:rPr>
              <w:t>6</w:t>
            </w:r>
            <w:r>
              <w:rPr>
                <w:rFonts w:ascii="华文中宋" w:eastAsia="华文中宋" w:hAnsi="华文中宋"/>
                <w:sz w:val="22"/>
                <w:szCs w:val="24"/>
              </w:rPr>
              <w:fldChar w:fldCharType="end"/>
            </w:r>
          </w:hyperlink>
        </w:p>
        <w:p w14:paraId="5FE22E0F" w14:textId="77777777" w:rsidR="00446B85" w:rsidRDefault="00000000">
          <w:pPr>
            <w:pStyle w:val="TOC2"/>
            <w:tabs>
              <w:tab w:val="right" w:leader="dot" w:pos="8296"/>
            </w:tabs>
            <w:spacing w:line="360" w:lineRule="auto"/>
            <w:rPr>
              <w:rFonts w:ascii="华文中宋" w:eastAsia="华文中宋" w:hAnsi="华文中宋" w:hint="eastAsia"/>
              <w14:ligatures w14:val="standardContextual"/>
            </w:rPr>
          </w:pPr>
          <w:hyperlink w:anchor="_Toc148635495" w:history="1">
            <w:r>
              <w:rPr>
                <w:rStyle w:val="ae"/>
                <w:rFonts w:ascii="华文中宋" w:eastAsia="华文中宋" w:hAnsi="华文中宋"/>
              </w:rPr>
              <w:t>1、功能规定</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_Toc148635495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6</w:t>
            </w:r>
            <w:r>
              <w:rPr>
                <w:rFonts w:ascii="华文中宋" w:eastAsia="华文中宋" w:hAnsi="华文中宋"/>
              </w:rPr>
              <w:fldChar w:fldCharType="end"/>
            </w:r>
          </w:hyperlink>
        </w:p>
        <w:p w14:paraId="030DCC98" w14:textId="77777777" w:rsidR="00446B85" w:rsidRDefault="00000000">
          <w:pPr>
            <w:pStyle w:val="TOC3"/>
            <w:tabs>
              <w:tab w:val="right" w:leader="dot" w:pos="8296"/>
            </w:tabs>
            <w:spacing w:line="360" w:lineRule="auto"/>
            <w:rPr>
              <w:rFonts w:ascii="华文中宋" w:eastAsia="华文中宋" w:hAnsi="华文中宋" w:hint="eastAsia"/>
              <w14:ligatures w14:val="standardContextual"/>
            </w:rPr>
          </w:pPr>
          <w:hyperlink w:anchor="_Toc148635496" w:history="1">
            <w:r>
              <w:rPr>
                <w:rStyle w:val="ae"/>
                <w:rFonts w:ascii="华文中宋" w:eastAsia="华文中宋" w:hAnsi="华文中宋"/>
              </w:rPr>
              <w:t>1.1模块</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_Toc148635496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6</w:t>
            </w:r>
            <w:r>
              <w:rPr>
                <w:rFonts w:ascii="华文中宋" w:eastAsia="华文中宋" w:hAnsi="华文中宋"/>
              </w:rPr>
              <w:fldChar w:fldCharType="end"/>
            </w:r>
          </w:hyperlink>
        </w:p>
        <w:p w14:paraId="436EA036" w14:textId="77777777" w:rsidR="00446B85" w:rsidRDefault="00000000">
          <w:pPr>
            <w:pStyle w:val="TOC3"/>
            <w:tabs>
              <w:tab w:val="right" w:leader="dot" w:pos="8296"/>
            </w:tabs>
            <w:spacing w:line="360" w:lineRule="auto"/>
            <w:rPr>
              <w:rFonts w:ascii="华文中宋" w:eastAsia="华文中宋" w:hAnsi="华文中宋" w:hint="eastAsia"/>
              <w14:ligatures w14:val="standardContextual"/>
            </w:rPr>
          </w:pPr>
          <w:hyperlink w:anchor="_Toc148635497" w:history="1">
            <w:r>
              <w:rPr>
                <w:rStyle w:val="ae"/>
                <w:rFonts w:ascii="华文中宋" w:eastAsia="华文中宋" w:hAnsi="华文中宋"/>
              </w:rPr>
              <w:t>1.2确定参与者</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_Toc148635497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8</w:t>
            </w:r>
            <w:r>
              <w:rPr>
                <w:rFonts w:ascii="华文中宋" w:eastAsia="华文中宋" w:hAnsi="华文中宋"/>
              </w:rPr>
              <w:fldChar w:fldCharType="end"/>
            </w:r>
          </w:hyperlink>
        </w:p>
        <w:p w14:paraId="06050BEB" w14:textId="77777777" w:rsidR="00446B85" w:rsidRDefault="00000000">
          <w:pPr>
            <w:pStyle w:val="TOC3"/>
            <w:tabs>
              <w:tab w:val="right" w:leader="dot" w:pos="8296"/>
            </w:tabs>
            <w:spacing w:line="360" w:lineRule="auto"/>
            <w:rPr>
              <w:rFonts w:ascii="华文中宋" w:eastAsia="华文中宋" w:hAnsi="华文中宋" w:hint="eastAsia"/>
              <w14:ligatures w14:val="standardContextual"/>
            </w:rPr>
          </w:pPr>
          <w:hyperlink w:anchor="_Toc148635498" w:history="1">
            <w:r>
              <w:rPr>
                <w:rStyle w:val="ae"/>
                <w:rFonts w:ascii="华文中宋" w:eastAsia="华文中宋" w:hAnsi="华文中宋"/>
              </w:rPr>
              <w:t>1.3确定用例（总用例图）</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_Toc148635498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8</w:t>
            </w:r>
            <w:r>
              <w:rPr>
                <w:rFonts w:ascii="华文中宋" w:eastAsia="华文中宋" w:hAnsi="华文中宋"/>
              </w:rPr>
              <w:fldChar w:fldCharType="end"/>
            </w:r>
          </w:hyperlink>
        </w:p>
        <w:p w14:paraId="0AA6E7C1" w14:textId="77777777" w:rsidR="00446B85" w:rsidRDefault="00000000">
          <w:pPr>
            <w:pStyle w:val="TOC3"/>
            <w:tabs>
              <w:tab w:val="right" w:leader="dot" w:pos="8296"/>
            </w:tabs>
            <w:spacing w:line="360" w:lineRule="auto"/>
            <w:rPr>
              <w:rFonts w:ascii="华文中宋" w:eastAsia="华文中宋" w:hAnsi="华文中宋" w:hint="eastAsia"/>
              <w14:ligatures w14:val="standardContextual"/>
            </w:rPr>
          </w:pPr>
          <w:hyperlink w:anchor="_Toc148635499" w:history="1">
            <w:r>
              <w:rPr>
                <w:rStyle w:val="ae"/>
                <w:rFonts w:ascii="华文中宋" w:eastAsia="华文中宋" w:hAnsi="华文中宋"/>
              </w:rPr>
              <w:t>1.4用例说明</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_Toc148635499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9</w:t>
            </w:r>
            <w:r>
              <w:rPr>
                <w:rFonts w:ascii="华文中宋" w:eastAsia="华文中宋" w:hAnsi="华文中宋"/>
              </w:rPr>
              <w:fldChar w:fldCharType="end"/>
            </w:r>
          </w:hyperlink>
        </w:p>
        <w:p w14:paraId="40157F20" w14:textId="77777777" w:rsidR="00446B85" w:rsidRDefault="00000000">
          <w:pPr>
            <w:pStyle w:val="TOC2"/>
            <w:tabs>
              <w:tab w:val="right" w:leader="dot" w:pos="8296"/>
            </w:tabs>
            <w:spacing w:line="360" w:lineRule="auto"/>
            <w:rPr>
              <w:rFonts w:ascii="华文中宋" w:eastAsia="华文中宋" w:hAnsi="华文中宋" w:hint="eastAsia"/>
              <w14:ligatures w14:val="standardContextual"/>
            </w:rPr>
          </w:pPr>
          <w:hyperlink w:anchor="_Toc148635500" w:history="1">
            <w:r>
              <w:rPr>
                <w:rStyle w:val="ae"/>
                <w:rFonts w:ascii="华文中宋" w:eastAsia="华文中宋" w:hAnsi="华文中宋"/>
              </w:rPr>
              <w:t>2、性能规定</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_Toc148635500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31</w:t>
            </w:r>
            <w:r>
              <w:rPr>
                <w:rFonts w:ascii="华文中宋" w:eastAsia="华文中宋" w:hAnsi="华文中宋"/>
              </w:rPr>
              <w:fldChar w:fldCharType="end"/>
            </w:r>
          </w:hyperlink>
        </w:p>
        <w:p w14:paraId="13BAC851" w14:textId="77777777" w:rsidR="00446B85" w:rsidRDefault="00000000">
          <w:pPr>
            <w:pStyle w:val="TOC3"/>
            <w:tabs>
              <w:tab w:val="right" w:leader="dot" w:pos="8296"/>
            </w:tabs>
            <w:spacing w:line="360" w:lineRule="auto"/>
            <w:rPr>
              <w:rFonts w:ascii="华文中宋" w:eastAsia="华文中宋" w:hAnsi="华文中宋" w:hint="eastAsia"/>
              <w14:ligatures w14:val="standardContextual"/>
            </w:rPr>
          </w:pPr>
          <w:hyperlink w:anchor="_Toc148635501" w:history="1">
            <w:r>
              <w:rPr>
                <w:rStyle w:val="ae"/>
                <w:rFonts w:ascii="华文中宋" w:eastAsia="华文中宋" w:hAnsi="华文中宋"/>
              </w:rPr>
              <w:t>2.1精度</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_Toc148635501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31</w:t>
            </w:r>
            <w:r>
              <w:rPr>
                <w:rFonts w:ascii="华文中宋" w:eastAsia="华文中宋" w:hAnsi="华文中宋"/>
              </w:rPr>
              <w:fldChar w:fldCharType="end"/>
            </w:r>
          </w:hyperlink>
        </w:p>
        <w:p w14:paraId="7FA38F28" w14:textId="77777777" w:rsidR="00446B85" w:rsidRDefault="00000000">
          <w:pPr>
            <w:pStyle w:val="TOC3"/>
            <w:tabs>
              <w:tab w:val="right" w:leader="dot" w:pos="8296"/>
            </w:tabs>
            <w:spacing w:line="360" w:lineRule="auto"/>
            <w:rPr>
              <w:rFonts w:ascii="华文中宋" w:eastAsia="华文中宋" w:hAnsi="华文中宋" w:hint="eastAsia"/>
              <w14:ligatures w14:val="standardContextual"/>
            </w:rPr>
          </w:pPr>
          <w:hyperlink w:anchor="_Toc148635502" w:history="1">
            <w:r>
              <w:rPr>
                <w:rStyle w:val="ae"/>
                <w:rFonts w:ascii="华文中宋" w:eastAsia="华文中宋" w:hAnsi="华文中宋"/>
              </w:rPr>
              <w:t>2.2时间特性要求</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_Toc148635502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31</w:t>
            </w:r>
            <w:r>
              <w:rPr>
                <w:rFonts w:ascii="华文中宋" w:eastAsia="华文中宋" w:hAnsi="华文中宋"/>
              </w:rPr>
              <w:fldChar w:fldCharType="end"/>
            </w:r>
          </w:hyperlink>
        </w:p>
        <w:p w14:paraId="40B7F987" w14:textId="77777777" w:rsidR="00446B85" w:rsidRDefault="00000000">
          <w:pPr>
            <w:pStyle w:val="TOC3"/>
            <w:tabs>
              <w:tab w:val="right" w:leader="dot" w:pos="8296"/>
            </w:tabs>
            <w:spacing w:line="360" w:lineRule="auto"/>
            <w:rPr>
              <w:rFonts w:ascii="华文中宋" w:eastAsia="华文中宋" w:hAnsi="华文中宋" w:hint="eastAsia"/>
              <w14:ligatures w14:val="standardContextual"/>
            </w:rPr>
          </w:pPr>
          <w:hyperlink w:anchor="_Toc148635503" w:history="1">
            <w:r>
              <w:rPr>
                <w:rStyle w:val="ae"/>
                <w:rFonts w:ascii="华文中宋" w:eastAsia="华文中宋" w:hAnsi="华文中宋"/>
              </w:rPr>
              <w:t>2.3灵活性</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_Toc148635503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32</w:t>
            </w:r>
            <w:r>
              <w:rPr>
                <w:rFonts w:ascii="华文中宋" w:eastAsia="华文中宋" w:hAnsi="华文中宋"/>
              </w:rPr>
              <w:fldChar w:fldCharType="end"/>
            </w:r>
          </w:hyperlink>
        </w:p>
        <w:p w14:paraId="6CEC7D97" w14:textId="77777777" w:rsidR="00446B85" w:rsidRDefault="00000000">
          <w:pPr>
            <w:pStyle w:val="TOC2"/>
            <w:tabs>
              <w:tab w:val="right" w:leader="dot" w:pos="8296"/>
            </w:tabs>
            <w:spacing w:line="360" w:lineRule="auto"/>
            <w:rPr>
              <w:rFonts w:ascii="华文中宋" w:eastAsia="华文中宋" w:hAnsi="华文中宋" w:hint="eastAsia"/>
              <w14:ligatures w14:val="standardContextual"/>
            </w:rPr>
          </w:pPr>
          <w:hyperlink w:anchor="_Toc148635504" w:history="1">
            <w:r>
              <w:rPr>
                <w:rStyle w:val="ae"/>
                <w:rFonts w:ascii="华文中宋" w:eastAsia="华文中宋" w:hAnsi="华文中宋"/>
              </w:rPr>
              <w:t>3、输入输出要求</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_Toc148635504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32</w:t>
            </w:r>
            <w:r>
              <w:rPr>
                <w:rFonts w:ascii="华文中宋" w:eastAsia="华文中宋" w:hAnsi="华文中宋"/>
              </w:rPr>
              <w:fldChar w:fldCharType="end"/>
            </w:r>
          </w:hyperlink>
        </w:p>
        <w:p w14:paraId="479B09FC" w14:textId="77777777" w:rsidR="00446B85" w:rsidRDefault="00000000">
          <w:pPr>
            <w:pStyle w:val="TOC2"/>
            <w:tabs>
              <w:tab w:val="right" w:leader="dot" w:pos="8296"/>
            </w:tabs>
            <w:spacing w:line="360" w:lineRule="auto"/>
            <w:rPr>
              <w:rFonts w:ascii="华文中宋" w:eastAsia="华文中宋" w:hAnsi="华文中宋" w:hint="eastAsia"/>
              <w14:ligatures w14:val="standardContextual"/>
            </w:rPr>
          </w:pPr>
          <w:hyperlink w:anchor="_Toc148635505" w:history="1">
            <w:r>
              <w:rPr>
                <w:rStyle w:val="ae"/>
                <w:rFonts w:ascii="华文中宋" w:eastAsia="华文中宋" w:hAnsi="华文中宋"/>
              </w:rPr>
              <w:t>4、数据管理能力要求</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_Toc148635505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32</w:t>
            </w:r>
            <w:r>
              <w:rPr>
                <w:rFonts w:ascii="华文中宋" w:eastAsia="华文中宋" w:hAnsi="华文中宋"/>
              </w:rPr>
              <w:fldChar w:fldCharType="end"/>
            </w:r>
          </w:hyperlink>
        </w:p>
        <w:p w14:paraId="21DAD367" w14:textId="77777777" w:rsidR="00446B85" w:rsidRDefault="00000000">
          <w:pPr>
            <w:pStyle w:val="TOC2"/>
            <w:tabs>
              <w:tab w:val="right" w:leader="dot" w:pos="8296"/>
            </w:tabs>
            <w:spacing w:line="360" w:lineRule="auto"/>
            <w:rPr>
              <w:rFonts w:ascii="华文中宋" w:eastAsia="华文中宋" w:hAnsi="华文中宋" w:hint="eastAsia"/>
              <w14:ligatures w14:val="standardContextual"/>
            </w:rPr>
          </w:pPr>
          <w:hyperlink w:anchor="_Toc148635506" w:history="1">
            <w:r>
              <w:rPr>
                <w:rStyle w:val="ae"/>
                <w:rFonts w:ascii="华文中宋" w:eastAsia="华文中宋" w:hAnsi="华文中宋"/>
              </w:rPr>
              <w:t>5、故障处理要求</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_Toc148635506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32</w:t>
            </w:r>
            <w:r>
              <w:rPr>
                <w:rFonts w:ascii="华文中宋" w:eastAsia="华文中宋" w:hAnsi="华文中宋"/>
              </w:rPr>
              <w:fldChar w:fldCharType="end"/>
            </w:r>
          </w:hyperlink>
        </w:p>
        <w:p w14:paraId="62ECDB80" w14:textId="77777777" w:rsidR="00446B85" w:rsidRDefault="00000000">
          <w:pPr>
            <w:pStyle w:val="TOC2"/>
            <w:tabs>
              <w:tab w:val="right" w:leader="dot" w:pos="8296"/>
            </w:tabs>
            <w:spacing w:line="360" w:lineRule="auto"/>
            <w:rPr>
              <w:rFonts w:hint="eastAsia"/>
              <w:sz w:val="20"/>
              <w:szCs w:val="21"/>
              <w14:ligatures w14:val="standardContextual"/>
            </w:rPr>
          </w:pPr>
          <w:hyperlink w:anchor="_Toc148635507" w:history="1">
            <w:r>
              <w:rPr>
                <w:rStyle w:val="ae"/>
                <w:rFonts w:ascii="华文中宋" w:eastAsia="华文中宋" w:hAnsi="华文中宋"/>
              </w:rPr>
              <w:t>6、其他专门要求</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_Toc148635507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32</w:t>
            </w:r>
            <w:r>
              <w:rPr>
                <w:rFonts w:ascii="华文中宋" w:eastAsia="华文中宋" w:hAnsi="华文中宋"/>
              </w:rPr>
              <w:fldChar w:fldCharType="end"/>
            </w:r>
          </w:hyperlink>
        </w:p>
        <w:p w14:paraId="33ADA979" w14:textId="77777777" w:rsidR="00446B85" w:rsidRDefault="00000000">
          <w:pPr>
            <w:rPr>
              <w:rFonts w:hint="eastAsia"/>
            </w:rPr>
          </w:pPr>
          <w:r>
            <w:rPr>
              <w:b/>
              <w:bCs/>
              <w:lang w:val="zh-CN"/>
            </w:rPr>
            <w:fldChar w:fldCharType="end"/>
          </w:r>
        </w:p>
      </w:sdtContent>
    </w:sdt>
    <w:p w14:paraId="284B56FB" w14:textId="77777777" w:rsidR="00446B85" w:rsidRDefault="00446B85">
      <w:pPr>
        <w:pStyle w:val="af0"/>
        <w:jc w:val="center"/>
        <w:rPr>
          <w:sz w:val="30"/>
          <w:szCs w:val="30"/>
        </w:rPr>
      </w:pPr>
    </w:p>
    <w:p w14:paraId="6D54B4B8" w14:textId="77777777" w:rsidR="00446B85" w:rsidRDefault="00000000">
      <w:pPr>
        <w:pStyle w:val="1"/>
        <w:rPr>
          <w:rFonts w:ascii="华文中宋" w:eastAsia="华文中宋" w:hAnsi="华文中宋" w:hint="eastAsia"/>
          <w:sz w:val="32"/>
          <w:szCs w:val="32"/>
        </w:rPr>
      </w:pPr>
      <w:bookmarkStart w:id="2" w:name="_Toc148635485"/>
      <w:r>
        <w:rPr>
          <w:rFonts w:ascii="华文中宋" w:eastAsia="华文中宋" w:hAnsi="华文中宋" w:hint="eastAsia"/>
          <w:sz w:val="32"/>
          <w:szCs w:val="32"/>
        </w:rPr>
        <w:lastRenderedPageBreak/>
        <w:t>一、引言</w:t>
      </w:r>
      <w:bookmarkEnd w:id="2"/>
    </w:p>
    <w:p w14:paraId="65A5F95E" w14:textId="77777777" w:rsidR="00446B85" w:rsidRDefault="00000000">
      <w:pPr>
        <w:pStyle w:val="2"/>
        <w:rPr>
          <w:rFonts w:hint="eastAsia"/>
        </w:rPr>
      </w:pPr>
      <w:bookmarkStart w:id="3" w:name="_Toc148635486"/>
      <w:r>
        <w:rPr>
          <w:rFonts w:hint="eastAsia"/>
        </w:rPr>
        <w:t>1</w:t>
      </w:r>
      <w:r>
        <w:t>、</w:t>
      </w:r>
      <w:r>
        <w:rPr>
          <w:rFonts w:hint="eastAsia"/>
        </w:rPr>
        <w:t>编写目的</w:t>
      </w:r>
      <w:bookmarkEnd w:id="3"/>
    </w:p>
    <w:p w14:paraId="2B5C752C" w14:textId="77777777" w:rsidR="00446B85" w:rsidRDefault="00000000">
      <w:pPr>
        <w:spacing w:line="360" w:lineRule="auto"/>
        <w:ind w:firstLineChars="200" w:firstLine="420"/>
        <w:rPr>
          <w:rFonts w:ascii="宋体" w:eastAsia="宋体" w:hAnsi="宋体"/>
        </w:rPr>
      </w:pPr>
      <w:r>
        <w:rPr>
          <w:rFonts w:ascii="宋体" w:eastAsia="宋体" w:hAnsi="宋体" w:hint="eastAsia"/>
          <w:lang w:eastAsia="zh"/>
        </w:rPr>
        <w:t>需求获取报告的目的主要是将用户的需求明确为一个可视化的文档，消除团队开发成员对于用户需求的信息差，方便开展工作，同时也是一份支持反复确认的文档，明确确认客户需求，避免开发过程中出现成果和客户需求不一致的情况。需求获取报告相当于软件成果的先行版，可以通过审查报告发现需求矛盾，考虑过当或考虑不周的情况；同时需求获取报告相当于软件开发过程的流程图，确认开发流程，实用工具，具体实现，可以有效避免漏开发或者冗余开发</w:t>
      </w:r>
      <w:r>
        <w:rPr>
          <w:rFonts w:ascii="宋体" w:eastAsia="宋体" w:hAnsi="宋体" w:hint="eastAsia"/>
        </w:rPr>
        <w:t>。</w:t>
      </w:r>
    </w:p>
    <w:p w14:paraId="1507F3A7" w14:textId="77777777" w:rsidR="00446B85" w:rsidRDefault="00000000">
      <w:pPr>
        <w:spacing w:line="360" w:lineRule="auto"/>
        <w:ind w:firstLineChars="200" w:firstLine="420"/>
        <w:rPr>
          <w:rFonts w:hint="eastAsia"/>
        </w:rPr>
      </w:pPr>
      <w:r>
        <w:rPr>
          <w:rFonts w:ascii="宋体" w:eastAsia="宋体" w:hAnsi="宋体" w:hint="eastAsia"/>
          <w:lang w:eastAsia="zh"/>
        </w:rPr>
        <w:t>需求获取报告的目标阅读任务为软件设计者，开发者和客户。</w:t>
      </w:r>
    </w:p>
    <w:p w14:paraId="6D1AF8E6" w14:textId="77777777" w:rsidR="00446B85" w:rsidRDefault="00000000">
      <w:pPr>
        <w:pStyle w:val="2"/>
        <w:rPr>
          <w:rFonts w:hint="eastAsia"/>
        </w:rPr>
      </w:pPr>
      <w:bookmarkStart w:id="4" w:name="_Toc148635487"/>
      <w:r>
        <w:rPr>
          <w:rFonts w:hint="eastAsia"/>
        </w:rPr>
        <w:t>2</w:t>
      </w:r>
      <w:r>
        <w:t>、</w:t>
      </w:r>
      <w:r>
        <w:rPr>
          <w:rFonts w:hint="eastAsia"/>
        </w:rPr>
        <w:t>背景</w:t>
      </w:r>
      <w:bookmarkEnd w:id="4"/>
    </w:p>
    <w:p w14:paraId="3ECB8857" w14:textId="77777777" w:rsidR="00446B85" w:rsidRDefault="00000000">
      <w:pPr>
        <w:ind w:firstLine="420"/>
        <w:rPr>
          <w:rFonts w:ascii="宋体" w:eastAsia="宋体" w:hAnsi="宋体"/>
        </w:rPr>
      </w:pPr>
      <w:r>
        <w:rPr>
          <w:rFonts w:ascii="宋体" w:eastAsia="宋体" w:hAnsi="宋体" w:hint="eastAsia"/>
        </w:rPr>
        <w:t>说明：</w:t>
      </w:r>
    </w:p>
    <w:p w14:paraId="213A43F4" w14:textId="77777777" w:rsidR="00446B85" w:rsidRDefault="00000000">
      <w:pPr>
        <w:numPr>
          <w:ilvl w:val="0"/>
          <w:numId w:val="1"/>
        </w:numPr>
        <w:spacing w:line="360" w:lineRule="auto"/>
        <w:rPr>
          <w:rFonts w:ascii="宋体" w:eastAsia="宋体" w:hAnsi="宋体"/>
        </w:rPr>
      </w:pPr>
      <w:r>
        <w:rPr>
          <w:rFonts w:ascii="宋体" w:eastAsia="宋体" w:hAnsi="宋体" w:hint="eastAsia"/>
        </w:rPr>
        <w:t>待开发的软件系统的名称：</w:t>
      </w:r>
      <w:r>
        <w:rPr>
          <w:rFonts w:ascii="宋体" w:eastAsia="宋体" w:hAnsi="宋体" w:hint="eastAsia"/>
          <w:lang w:eastAsia="zh"/>
        </w:rPr>
        <w:t>主题频道交流平台</w:t>
      </w:r>
    </w:p>
    <w:p w14:paraId="534DB305" w14:textId="77777777" w:rsidR="00446B85" w:rsidRDefault="00000000">
      <w:pPr>
        <w:numPr>
          <w:ilvl w:val="0"/>
          <w:numId w:val="1"/>
        </w:numPr>
        <w:spacing w:line="360" w:lineRule="auto"/>
        <w:rPr>
          <w:rFonts w:ascii="宋体" w:eastAsia="宋体" w:hAnsi="宋体"/>
        </w:rPr>
      </w:pPr>
      <w:r>
        <w:rPr>
          <w:rFonts w:ascii="宋体" w:eastAsia="宋体" w:hAnsi="宋体" w:hint="eastAsia"/>
        </w:rPr>
        <w:t>本项目的任务提出者：</w:t>
      </w:r>
      <w:r>
        <w:rPr>
          <w:rFonts w:ascii="宋体" w:eastAsia="宋体" w:hAnsi="宋体" w:hint="eastAsia"/>
          <w:lang w:eastAsia="zh"/>
        </w:rPr>
        <w:t>马弈驰 高飞航 郑新冉 赵奕程</w:t>
      </w:r>
      <w:r>
        <w:rPr>
          <w:rFonts w:ascii="宋体" w:eastAsia="宋体" w:hAnsi="宋体" w:hint="eastAsia"/>
        </w:rPr>
        <w:t>；</w:t>
      </w:r>
    </w:p>
    <w:p w14:paraId="66D99650" w14:textId="77777777" w:rsidR="00446B85" w:rsidRDefault="00000000">
      <w:pPr>
        <w:numPr>
          <w:ilvl w:val="0"/>
          <w:numId w:val="1"/>
        </w:numPr>
        <w:spacing w:line="360" w:lineRule="auto"/>
        <w:rPr>
          <w:rFonts w:ascii="宋体" w:eastAsia="宋体" w:hAnsi="宋体"/>
        </w:rPr>
      </w:pPr>
      <w:r>
        <w:rPr>
          <w:rFonts w:ascii="宋体" w:eastAsia="宋体" w:hAnsi="宋体" w:hint="eastAsia"/>
        </w:rPr>
        <w:t>本项目的任务开发者：</w:t>
      </w:r>
      <w:r>
        <w:rPr>
          <w:rFonts w:ascii="宋体" w:eastAsia="宋体" w:hAnsi="宋体" w:hint="eastAsia"/>
          <w:lang w:eastAsia="zh"/>
        </w:rPr>
        <w:t>马弈驰 高飞航 郑新冉 赵奕程</w:t>
      </w:r>
      <w:r>
        <w:rPr>
          <w:rFonts w:ascii="宋体" w:eastAsia="宋体" w:hAnsi="宋体" w:hint="eastAsia"/>
        </w:rPr>
        <w:t>；</w:t>
      </w:r>
    </w:p>
    <w:p w14:paraId="4468708D" w14:textId="77777777" w:rsidR="00446B85" w:rsidRDefault="00000000">
      <w:pPr>
        <w:numPr>
          <w:ilvl w:val="0"/>
          <w:numId w:val="1"/>
        </w:numPr>
        <w:spacing w:line="360" w:lineRule="auto"/>
        <w:rPr>
          <w:rFonts w:ascii="宋体" w:eastAsia="宋体" w:hAnsi="宋体"/>
        </w:rPr>
      </w:pPr>
      <w:r>
        <w:rPr>
          <w:rFonts w:ascii="宋体" w:eastAsia="宋体" w:hAnsi="宋体" w:hint="eastAsia"/>
        </w:rPr>
        <w:t>用户：</w:t>
      </w:r>
      <w:r>
        <w:rPr>
          <w:rFonts w:ascii="宋体" w:eastAsia="宋体" w:hAnsi="宋体" w:hint="eastAsia"/>
          <w:lang w:eastAsia="zh"/>
        </w:rPr>
        <w:t>需要线上交流，寻找感兴趣主题的网民、需要统一管理的团队、需要传播信息，分享资源的博主等</w:t>
      </w:r>
    </w:p>
    <w:p w14:paraId="75B2A3DE" w14:textId="77777777" w:rsidR="00446B85" w:rsidRDefault="00000000">
      <w:pPr>
        <w:numPr>
          <w:ilvl w:val="0"/>
          <w:numId w:val="1"/>
        </w:numPr>
        <w:spacing w:line="360" w:lineRule="auto"/>
        <w:rPr>
          <w:rFonts w:ascii="宋体" w:eastAsia="宋体" w:hAnsi="宋体"/>
        </w:rPr>
      </w:pPr>
      <w:r>
        <w:rPr>
          <w:rFonts w:ascii="宋体" w:eastAsia="宋体" w:hAnsi="宋体" w:hint="eastAsia"/>
          <w:lang w:eastAsia="zh"/>
        </w:rPr>
        <w:t>待开发的软件系统所支持的平台：网页端和移动设备APP端</w:t>
      </w:r>
    </w:p>
    <w:p w14:paraId="614562E6" w14:textId="77777777" w:rsidR="00446B85" w:rsidRDefault="00446B85">
      <w:pPr>
        <w:rPr>
          <w:rFonts w:hint="eastAsia"/>
        </w:rPr>
      </w:pPr>
    </w:p>
    <w:p w14:paraId="3DEFF715" w14:textId="77777777" w:rsidR="00446B85" w:rsidRDefault="00000000">
      <w:pPr>
        <w:pStyle w:val="2"/>
        <w:rPr>
          <w:rFonts w:hint="eastAsia"/>
        </w:rPr>
      </w:pPr>
      <w:bookmarkStart w:id="5" w:name="_Toc148635488"/>
      <w:r>
        <w:rPr>
          <w:rFonts w:hint="eastAsia"/>
        </w:rPr>
        <w:t>3</w:t>
      </w:r>
      <w:r>
        <w:rPr>
          <w:rFonts w:hint="eastAsia"/>
        </w:rPr>
        <w:t>、定义</w:t>
      </w:r>
      <w:bookmarkEnd w:id="5"/>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6287"/>
      </w:tblGrid>
      <w:tr w:rsidR="00446B85" w14:paraId="3E839C34" w14:textId="77777777">
        <w:trPr>
          <w:jc w:val="center"/>
        </w:trPr>
        <w:tc>
          <w:tcPr>
            <w:tcW w:w="2235" w:type="dxa"/>
          </w:tcPr>
          <w:p w14:paraId="39E6BF30" w14:textId="77777777" w:rsidR="00446B85" w:rsidRDefault="00000000">
            <w:pPr>
              <w:spacing w:line="360" w:lineRule="auto"/>
              <w:jc w:val="center"/>
              <w:rPr>
                <w:rFonts w:ascii="宋体" w:eastAsia="宋体" w:hAnsi="宋体"/>
              </w:rPr>
            </w:pPr>
            <w:r>
              <w:rPr>
                <w:rFonts w:ascii="宋体" w:eastAsia="宋体" w:hAnsi="宋体" w:hint="eastAsia"/>
              </w:rPr>
              <w:t>名称</w:t>
            </w:r>
          </w:p>
        </w:tc>
        <w:tc>
          <w:tcPr>
            <w:tcW w:w="6287" w:type="dxa"/>
          </w:tcPr>
          <w:p w14:paraId="6441771E" w14:textId="77777777" w:rsidR="00446B85" w:rsidRDefault="00000000">
            <w:pPr>
              <w:spacing w:line="360" w:lineRule="auto"/>
              <w:jc w:val="center"/>
              <w:rPr>
                <w:rFonts w:ascii="宋体" w:eastAsia="宋体" w:hAnsi="宋体"/>
              </w:rPr>
            </w:pPr>
            <w:r>
              <w:rPr>
                <w:rFonts w:ascii="宋体" w:eastAsia="宋体" w:hAnsi="宋体" w:hint="eastAsia"/>
              </w:rPr>
              <w:t>说明</w:t>
            </w:r>
          </w:p>
        </w:tc>
      </w:tr>
      <w:tr w:rsidR="00446B85" w14:paraId="6FA12D34" w14:textId="77777777">
        <w:trPr>
          <w:jc w:val="center"/>
        </w:trPr>
        <w:tc>
          <w:tcPr>
            <w:tcW w:w="2235" w:type="dxa"/>
            <w:vAlign w:val="center"/>
          </w:tcPr>
          <w:p w14:paraId="5A0C5CB8" w14:textId="77777777" w:rsidR="00446B85" w:rsidRDefault="00000000">
            <w:pPr>
              <w:spacing w:line="360" w:lineRule="auto"/>
              <w:jc w:val="center"/>
              <w:rPr>
                <w:rFonts w:ascii="宋体" w:eastAsia="宋体" w:hAnsi="宋体"/>
                <w:lang w:eastAsia="zh"/>
              </w:rPr>
            </w:pPr>
            <w:r>
              <w:rPr>
                <w:rFonts w:ascii="宋体" w:eastAsia="宋体" w:hAnsi="宋体" w:hint="eastAsia"/>
                <w:lang w:eastAsia="zh"/>
              </w:rPr>
              <w:t>账户</w:t>
            </w:r>
          </w:p>
        </w:tc>
        <w:tc>
          <w:tcPr>
            <w:tcW w:w="6287" w:type="dxa"/>
          </w:tcPr>
          <w:p w14:paraId="274DD2EA" w14:textId="77777777" w:rsidR="00446B85" w:rsidRDefault="00000000">
            <w:pPr>
              <w:spacing w:line="360" w:lineRule="auto"/>
              <w:jc w:val="left"/>
              <w:rPr>
                <w:rFonts w:ascii="宋体" w:eastAsia="宋体" w:hAnsi="宋体"/>
                <w:lang w:eastAsia="zh"/>
              </w:rPr>
            </w:pPr>
            <w:r>
              <w:rPr>
                <w:rFonts w:ascii="宋体" w:eastAsia="宋体" w:hAnsi="宋体" w:hint="eastAsia"/>
              </w:rPr>
              <w:t>用户注册时登记的用户名（手机）及密码</w:t>
            </w:r>
          </w:p>
        </w:tc>
      </w:tr>
      <w:tr w:rsidR="00446B85" w14:paraId="600FD728" w14:textId="77777777">
        <w:trPr>
          <w:jc w:val="center"/>
        </w:trPr>
        <w:tc>
          <w:tcPr>
            <w:tcW w:w="2235" w:type="dxa"/>
            <w:vAlign w:val="center"/>
          </w:tcPr>
          <w:p w14:paraId="155007B3" w14:textId="77777777" w:rsidR="00446B85" w:rsidRDefault="00000000">
            <w:pPr>
              <w:spacing w:line="360" w:lineRule="auto"/>
              <w:jc w:val="center"/>
              <w:rPr>
                <w:rFonts w:ascii="宋体" w:eastAsia="宋体" w:hAnsi="宋体"/>
              </w:rPr>
            </w:pPr>
            <w:r>
              <w:rPr>
                <w:rFonts w:ascii="宋体" w:eastAsia="宋体" w:hAnsi="宋体" w:hint="eastAsia"/>
              </w:rPr>
              <w:t>用户分类</w:t>
            </w:r>
          </w:p>
        </w:tc>
        <w:tc>
          <w:tcPr>
            <w:tcW w:w="6287" w:type="dxa"/>
          </w:tcPr>
          <w:p w14:paraId="3A440F68" w14:textId="77777777" w:rsidR="00446B85" w:rsidRDefault="00000000">
            <w:pPr>
              <w:spacing w:line="360" w:lineRule="auto"/>
              <w:jc w:val="left"/>
              <w:rPr>
                <w:rFonts w:ascii="宋体" w:eastAsia="宋体" w:hAnsi="宋体"/>
                <w:lang w:eastAsia="zh"/>
              </w:rPr>
            </w:pPr>
            <w:r>
              <w:rPr>
                <w:rFonts w:ascii="宋体" w:eastAsia="宋体" w:hAnsi="宋体" w:hint="eastAsia"/>
              </w:rPr>
              <w:t>用户、管理员</w:t>
            </w:r>
            <w:r>
              <w:rPr>
                <w:rFonts w:ascii="宋体" w:eastAsia="宋体" w:hAnsi="宋体" w:hint="eastAsia"/>
                <w:lang w:eastAsia="zh"/>
              </w:rPr>
              <w:t>（审核）</w:t>
            </w:r>
          </w:p>
        </w:tc>
      </w:tr>
      <w:tr w:rsidR="00446B85" w14:paraId="63F9F1AE" w14:textId="77777777">
        <w:trPr>
          <w:jc w:val="center"/>
        </w:trPr>
        <w:tc>
          <w:tcPr>
            <w:tcW w:w="2235" w:type="dxa"/>
            <w:vAlign w:val="center"/>
          </w:tcPr>
          <w:p w14:paraId="5ABDF338" w14:textId="77777777" w:rsidR="00446B85" w:rsidRDefault="00000000">
            <w:pPr>
              <w:spacing w:line="360" w:lineRule="auto"/>
              <w:jc w:val="center"/>
              <w:rPr>
                <w:rFonts w:ascii="宋体" w:eastAsia="宋体" w:hAnsi="宋体"/>
              </w:rPr>
            </w:pPr>
            <w:r>
              <w:rPr>
                <w:rFonts w:ascii="宋体" w:eastAsia="宋体" w:hAnsi="宋体" w:hint="eastAsia"/>
              </w:rPr>
              <w:t>账户信息管理</w:t>
            </w:r>
          </w:p>
        </w:tc>
        <w:tc>
          <w:tcPr>
            <w:tcW w:w="6287" w:type="dxa"/>
          </w:tcPr>
          <w:p w14:paraId="44289571" w14:textId="77777777" w:rsidR="00446B85" w:rsidRDefault="00000000">
            <w:pPr>
              <w:spacing w:line="360" w:lineRule="auto"/>
              <w:jc w:val="left"/>
              <w:rPr>
                <w:rFonts w:ascii="宋体" w:eastAsia="宋体" w:hAnsi="宋体"/>
                <w:lang w:eastAsia="zh"/>
              </w:rPr>
            </w:pPr>
            <w:r>
              <w:rPr>
                <w:rFonts w:ascii="宋体" w:eastAsia="宋体" w:hAnsi="宋体" w:hint="eastAsia"/>
                <w:lang w:eastAsia="zh"/>
              </w:rPr>
              <w:t>用户</w:t>
            </w:r>
            <w:r>
              <w:rPr>
                <w:rFonts w:ascii="宋体" w:eastAsia="宋体" w:hAnsi="宋体" w:hint="eastAsia"/>
              </w:rPr>
              <w:t>可通过该模块对自己的信息进行增加、查询、修改、删除操作，</w:t>
            </w:r>
            <w:r>
              <w:rPr>
                <w:rFonts w:ascii="宋体" w:eastAsia="宋体" w:hAnsi="宋体" w:hint="eastAsia"/>
                <w:color w:val="000000" w:themeColor="text1"/>
              </w:rPr>
              <w:t>分别对应注册、登录、修改用户信息及密码、注销</w:t>
            </w:r>
            <w:r>
              <w:rPr>
                <w:rFonts w:ascii="宋体" w:eastAsia="宋体" w:hAnsi="宋体" w:hint="eastAsia"/>
                <w:color w:val="000000" w:themeColor="text1"/>
                <w:lang w:eastAsia="zh"/>
              </w:rPr>
              <w:t>。</w:t>
            </w:r>
            <w:r>
              <w:rPr>
                <w:rFonts w:ascii="宋体" w:eastAsia="宋体" w:hAnsi="宋体" w:hint="eastAsia"/>
                <w:lang w:eastAsia="zh"/>
              </w:rPr>
              <w:t>管理员拥有对所有用户信息的各项操作的权限。</w:t>
            </w:r>
          </w:p>
        </w:tc>
      </w:tr>
      <w:tr w:rsidR="00446B85" w14:paraId="56B58224" w14:textId="77777777">
        <w:trPr>
          <w:jc w:val="center"/>
        </w:trPr>
        <w:tc>
          <w:tcPr>
            <w:tcW w:w="2235" w:type="dxa"/>
            <w:vAlign w:val="center"/>
          </w:tcPr>
          <w:p w14:paraId="06B9940E" w14:textId="77777777" w:rsidR="00446B85" w:rsidRDefault="00000000">
            <w:pPr>
              <w:spacing w:line="360" w:lineRule="auto"/>
              <w:jc w:val="center"/>
              <w:rPr>
                <w:rFonts w:ascii="宋体" w:eastAsia="宋体" w:hAnsi="宋体"/>
              </w:rPr>
            </w:pPr>
            <w:bookmarkStart w:id="6" w:name="_Hlk148548453"/>
            <w:r>
              <w:rPr>
                <w:rFonts w:ascii="宋体" w:eastAsia="宋体" w:hAnsi="宋体" w:hint="eastAsia"/>
                <w:szCs w:val="21"/>
                <w:lang w:eastAsia="zh"/>
              </w:rPr>
              <w:lastRenderedPageBreak/>
              <w:t>创建主题频道</w:t>
            </w:r>
          </w:p>
        </w:tc>
        <w:tc>
          <w:tcPr>
            <w:tcW w:w="6287" w:type="dxa"/>
          </w:tcPr>
          <w:p w14:paraId="18718985" w14:textId="77777777" w:rsidR="00446B85" w:rsidRDefault="00000000">
            <w:pPr>
              <w:spacing w:line="360" w:lineRule="auto"/>
              <w:jc w:val="left"/>
              <w:rPr>
                <w:rFonts w:ascii="宋体" w:eastAsia="宋体" w:hAnsi="宋体"/>
              </w:rPr>
            </w:pPr>
            <w:r>
              <w:rPr>
                <w:rFonts w:ascii="宋体" w:eastAsia="宋体" w:hAnsi="宋体" w:hint="eastAsia"/>
                <w:szCs w:val="21"/>
              </w:rPr>
              <w:t>用户填写需要</w:t>
            </w:r>
            <w:r>
              <w:rPr>
                <w:rFonts w:ascii="宋体" w:eastAsia="宋体" w:hAnsi="宋体" w:hint="eastAsia"/>
                <w:szCs w:val="21"/>
                <w:lang w:eastAsia="zh"/>
              </w:rPr>
              <w:t>创建的主题频道的</w:t>
            </w:r>
            <w:r>
              <w:rPr>
                <w:rFonts w:ascii="宋体" w:eastAsia="宋体" w:hAnsi="宋体" w:hint="eastAsia"/>
                <w:szCs w:val="21"/>
              </w:rPr>
              <w:t>信息表单后送审</w:t>
            </w:r>
          </w:p>
        </w:tc>
      </w:tr>
      <w:tr w:rsidR="00446B85" w14:paraId="31262F93" w14:textId="77777777">
        <w:trPr>
          <w:jc w:val="center"/>
        </w:trPr>
        <w:tc>
          <w:tcPr>
            <w:tcW w:w="2235" w:type="dxa"/>
            <w:vAlign w:val="center"/>
          </w:tcPr>
          <w:p w14:paraId="0C4E7C38" w14:textId="77777777" w:rsidR="00446B85" w:rsidRDefault="00000000">
            <w:pPr>
              <w:spacing w:line="360" w:lineRule="auto"/>
              <w:jc w:val="center"/>
              <w:rPr>
                <w:rFonts w:ascii="宋体" w:eastAsia="宋体" w:hAnsi="宋体"/>
                <w:szCs w:val="21"/>
              </w:rPr>
            </w:pPr>
            <w:r>
              <w:rPr>
                <w:rFonts w:ascii="宋体" w:eastAsia="宋体" w:hAnsi="宋体" w:hint="eastAsia"/>
                <w:szCs w:val="21"/>
              </w:rPr>
              <w:t>修改</w:t>
            </w:r>
            <w:r>
              <w:rPr>
                <w:rFonts w:ascii="宋体" w:eastAsia="宋体" w:hAnsi="宋体" w:hint="eastAsia"/>
                <w:szCs w:val="21"/>
                <w:lang w:eastAsia="zh"/>
              </w:rPr>
              <w:t>主题频道信息</w:t>
            </w:r>
          </w:p>
        </w:tc>
        <w:tc>
          <w:tcPr>
            <w:tcW w:w="6287" w:type="dxa"/>
          </w:tcPr>
          <w:p w14:paraId="3A001B5A" w14:textId="77777777" w:rsidR="00446B85" w:rsidRDefault="00000000">
            <w:pPr>
              <w:spacing w:line="360" w:lineRule="auto"/>
              <w:jc w:val="left"/>
              <w:rPr>
                <w:rFonts w:ascii="宋体" w:eastAsia="宋体" w:hAnsi="宋体"/>
              </w:rPr>
            </w:pPr>
            <w:r>
              <w:rPr>
                <w:rFonts w:ascii="宋体" w:eastAsia="宋体" w:hAnsi="宋体" w:hint="eastAsia"/>
                <w:lang w:eastAsia="zh"/>
              </w:rPr>
              <w:t>创建该频道</w:t>
            </w:r>
            <w:r>
              <w:rPr>
                <w:rFonts w:ascii="宋体" w:eastAsia="宋体" w:hAnsi="宋体" w:hint="eastAsia"/>
              </w:rPr>
              <w:t>的</w:t>
            </w:r>
            <w:r>
              <w:rPr>
                <w:rFonts w:ascii="宋体" w:eastAsia="宋体" w:hAnsi="宋体" w:hint="eastAsia"/>
                <w:szCs w:val="21"/>
              </w:rPr>
              <w:t>用户修改</w:t>
            </w:r>
            <w:r>
              <w:rPr>
                <w:rFonts w:ascii="宋体" w:eastAsia="宋体" w:hAnsi="宋体" w:hint="eastAsia"/>
                <w:szCs w:val="21"/>
                <w:lang w:eastAsia="zh"/>
              </w:rPr>
              <w:t>频道</w:t>
            </w:r>
            <w:r>
              <w:rPr>
                <w:rFonts w:ascii="宋体" w:eastAsia="宋体" w:hAnsi="宋体" w:hint="eastAsia"/>
                <w:szCs w:val="21"/>
              </w:rPr>
              <w:t>信息后送审</w:t>
            </w:r>
          </w:p>
        </w:tc>
      </w:tr>
      <w:tr w:rsidR="00446B85" w14:paraId="2F1BFA73" w14:textId="77777777">
        <w:trPr>
          <w:jc w:val="center"/>
        </w:trPr>
        <w:tc>
          <w:tcPr>
            <w:tcW w:w="2235" w:type="dxa"/>
            <w:vAlign w:val="center"/>
          </w:tcPr>
          <w:p w14:paraId="20FBF91D" w14:textId="77777777" w:rsidR="00446B85" w:rsidRDefault="00000000">
            <w:pPr>
              <w:spacing w:line="360" w:lineRule="auto"/>
              <w:jc w:val="center"/>
              <w:rPr>
                <w:rFonts w:ascii="宋体" w:eastAsia="宋体" w:hAnsi="宋体"/>
                <w:szCs w:val="21"/>
              </w:rPr>
            </w:pPr>
            <w:r>
              <w:rPr>
                <w:rFonts w:ascii="宋体" w:eastAsia="宋体" w:hAnsi="宋体" w:hint="eastAsia"/>
                <w:szCs w:val="21"/>
                <w:lang w:eastAsia="zh"/>
              </w:rPr>
              <w:t>加入主题频道</w:t>
            </w:r>
          </w:p>
        </w:tc>
        <w:tc>
          <w:tcPr>
            <w:tcW w:w="6287" w:type="dxa"/>
          </w:tcPr>
          <w:p w14:paraId="7D9097C9" w14:textId="77777777" w:rsidR="00446B85" w:rsidRDefault="00000000">
            <w:pPr>
              <w:spacing w:line="360" w:lineRule="auto"/>
              <w:jc w:val="left"/>
              <w:rPr>
                <w:rFonts w:ascii="宋体" w:eastAsia="宋体" w:hAnsi="宋体"/>
                <w:lang w:eastAsia="zh"/>
              </w:rPr>
            </w:pPr>
            <w:r>
              <w:rPr>
                <w:rFonts w:ascii="宋体" w:eastAsia="宋体" w:hAnsi="宋体" w:hint="eastAsia"/>
                <w:lang w:eastAsia="zh"/>
              </w:rPr>
              <w:t>所有用户可直接加任意主题频道</w:t>
            </w:r>
          </w:p>
        </w:tc>
      </w:tr>
      <w:tr w:rsidR="00446B85" w14:paraId="6CA26B1A" w14:textId="77777777">
        <w:trPr>
          <w:jc w:val="center"/>
        </w:trPr>
        <w:tc>
          <w:tcPr>
            <w:tcW w:w="2235" w:type="dxa"/>
            <w:vAlign w:val="center"/>
          </w:tcPr>
          <w:p w14:paraId="5F63CE24" w14:textId="77777777" w:rsidR="00446B85" w:rsidRDefault="00000000">
            <w:pPr>
              <w:spacing w:line="360" w:lineRule="auto"/>
              <w:jc w:val="center"/>
              <w:rPr>
                <w:rFonts w:ascii="宋体" w:eastAsia="宋体" w:hAnsi="宋体"/>
                <w:szCs w:val="21"/>
              </w:rPr>
            </w:pPr>
            <w:r>
              <w:rPr>
                <w:rFonts w:ascii="宋体" w:eastAsia="宋体" w:hAnsi="宋体" w:hint="eastAsia"/>
                <w:szCs w:val="21"/>
              </w:rPr>
              <w:t>审核</w:t>
            </w:r>
            <w:r>
              <w:rPr>
                <w:rFonts w:ascii="宋体" w:eastAsia="宋体" w:hAnsi="宋体" w:hint="eastAsia"/>
                <w:szCs w:val="21"/>
                <w:lang w:eastAsia="zh"/>
              </w:rPr>
              <w:t>主题频道信息</w:t>
            </w:r>
          </w:p>
        </w:tc>
        <w:tc>
          <w:tcPr>
            <w:tcW w:w="6287" w:type="dxa"/>
          </w:tcPr>
          <w:p w14:paraId="12E8160B" w14:textId="77777777" w:rsidR="00446B85" w:rsidRDefault="00000000">
            <w:pPr>
              <w:spacing w:line="360" w:lineRule="auto"/>
              <w:jc w:val="left"/>
              <w:rPr>
                <w:rFonts w:ascii="宋体" w:eastAsia="宋体" w:hAnsi="宋体"/>
              </w:rPr>
            </w:pPr>
            <w:r>
              <w:rPr>
                <w:rFonts w:ascii="宋体" w:eastAsia="宋体" w:hAnsi="宋体" w:hint="eastAsia"/>
              </w:rPr>
              <w:t>管理员审核用户</w:t>
            </w:r>
            <w:proofErr w:type="gramStart"/>
            <w:r>
              <w:rPr>
                <w:rFonts w:ascii="宋体" w:eastAsia="宋体" w:hAnsi="宋体" w:hint="eastAsia"/>
                <w:lang w:eastAsia="zh"/>
              </w:rPr>
              <w:t>待创建</w:t>
            </w:r>
            <w:proofErr w:type="gramEnd"/>
            <w:r>
              <w:rPr>
                <w:rFonts w:ascii="宋体" w:eastAsia="宋体" w:hAnsi="宋体" w:hint="eastAsia"/>
              </w:rPr>
              <w:t>的</w:t>
            </w:r>
            <w:r>
              <w:rPr>
                <w:rFonts w:ascii="宋体" w:eastAsia="宋体" w:hAnsi="宋体" w:hint="eastAsia"/>
                <w:lang w:eastAsia="zh"/>
              </w:rPr>
              <w:t>主题频道</w:t>
            </w:r>
            <w:r>
              <w:rPr>
                <w:rFonts w:ascii="宋体" w:eastAsia="宋体" w:hAnsi="宋体" w:hint="eastAsia"/>
              </w:rPr>
              <w:t>信息，可以选择</w:t>
            </w:r>
            <w:r>
              <w:rPr>
                <w:rFonts w:ascii="宋体" w:eastAsia="宋体" w:hAnsi="宋体" w:hint="eastAsia"/>
                <w:lang w:eastAsia="zh"/>
              </w:rPr>
              <w:t>允许创建或拒绝创建</w:t>
            </w:r>
          </w:p>
        </w:tc>
      </w:tr>
      <w:tr w:rsidR="00446B85" w14:paraId="6E848E16" w14:textId="77777777">
        <w:trPr>
          <w:jc w:val="center"/>
        </w:trPr>
        <w:tc>
          <w:tcPr>
            <w:tcW w:w="2235" w:type="dxa"/>
            <w:vAlign w:val="center"/>
          </w:tcPr>
          <w:p w14:paraId="2DF3ACBF" w14:textId="77777777" w:rsidR="00446B85" w:rsidRDefault="00000000">
            <w:pPr>
              <w:spacing w:line="360" w:lineRule="auto"/>
              <w:jc w:val="center"/>
              <w:rPr>
                <w:rFonts w:ascii="宋体" w:eastAsia="宋体" w:hAnsi="宋体"/>
                <w:szCs w:val="21"/>
              </w:rPr>
            </w:pPr>
            <w:r>
              <w:rPr>
                <w:rFonts w:ascii="宋体" w:eastAsia="宋体" w:hAnsi="宋体" w:hint="eastAsia"/>
                <w:szCs w:val="21"/>
                <w:lang w:eastAsia="zh"/>
              </w:rPr>
              <w:t>解散主题频道</w:t>
            </w:r>
          </w:p>
        </w:tc>
        <w:tc>
          <w:tcPr>
            <w:tcW w:w="6287" w:type="dxa"/>
          </w:tcPr>
          <w:p w14:paraId="7836EF3A" w14:textId="77777777" w:rsidR="00446B85" w:rsidRDefault="00000000">
            <w:pPr>
              <w:spacing w:line="360" w:lineRule="auto"/>
              <w:jc w:val="left"/>
              <w:rPr>
                <w:rFonts w:ascii="宋体" w:eastAsia="宋体" w:hAnsi="宋体"/>
              </w:rPr>
            </w:pPr>
            <w:r>
              <w:rPr>
                <w:rFonts w:ascii="宋体" w:eastAsia="宋体" w:hAnsi="宋体" w:hint="eastAsia"/>
                <w:lang w:eastAsia="zh"/>
              </w:rPr>
              <w:t>创建该频道</w:t>
            </w:r>
            <w:r>
              <w:rPr>
                <w:rFonts w:ascii="宋体" w:eastAsia="宋体" w:hAnsi="宋体" w:hint="eastAsia"/>
              </w:rPr>
              <w:t>的用户可</w:t>
            </w:r>
            <w:r>
              <w:rPr>
                <w:rFonts w:ascii="宋体" w:eastAsia="宋体" w:hAnsi="宋体" w:hint="eastAsia"/>
                <w:lang w:eastAsia="zh"/>
              </w:rPr>
              <w:t>解散主题频道</w:t>
            </w:r>
          </w:p>
        </w:tc>
      </w:tr>
      <w:bookmarkEnd w:id="6"/>
      <w:tr w:rsidR="00446B85" w14:paraId="60693F41" w14:textId="77777777">
        <w:trPr>
          <w:jc w:val="center"/>
        </w:trPr>
        <w:tc>
          <w:tcPr>
            <w:tcW w:w="2235" w:type="dxa"/>
            <w:vAlign w:val="center"/>
          </w:tcPr>
          <w:p w14:paraId="6E4BD24F" w14:textId="77777777" w:rsidR="00446B85" w:rsidRDefault="00000000">
            <w:pPr>
              <w:spacing w:line="360" w:lineRule="auto"/>
              <w:jc w:val="center"/>
              <w:rPr>
                <w:rFonts w:ascii="宋体" w:eastAsia="宋体" w:hAnsi="宋体"/>
                <w:szCs w:val="21"/>
              </w:rPr>
            </w:pPr>
            <w:r>
              <w:rPr>
                <w:rFonts w:ascii="宋体" w:eastAsia="宋体" w:hAnsi="宋体" w:hint="eastAsia"/>
                <w:szCs w:val="21"/>
                <w:lang w:eastAsia="zh"/>
              </w:rPr>
              <w:t>退出主题频道</w:t>
            </w:r>
          </w:p>
        </w:tc>
        <w:tc>
          <w:tcPr>
            <w:tcW w:w="6287" w:type="dxa"/>
          </w:tcPr>
          <w:p w14:paraId="6DD00553" w14:textId="77777777" w:rsidR="00446B85" w:rsidRDefault="00000000">
            <w:pPr>
              <w:spacing w:line="360" w:lineRule="auto"/>
              <w:jc w:val="left"/>
              <w:rPr>
                <w:rFonts w:ascii="宋体" w:eastAsia="宋体" w:hAnsi="宋体"/>
              </w:rPr>
            </w:pPr>
            <w:r>
              <w:rPr>
                <w:rFonts w:ascii="宋体" w:eastAsia="宋体" w:hAnsi="宋体" w:hint="eastAsia"/>
              </w:rPr>
              <w:t>用户可</w:t>
            </w:r>
            <w:r>
              <w:rPr>
                <w:rFonts w:ascii="宋体" w:eastAsia="宋体" w:hAnsi="宋体" w:hint="eastAsia"/>
                <w:lang w:eastAsia="zh"/>
              </w:rPr>
              <w:t>退出</w:t>
            </w:r>
            <w:r>
              <w:rPr>
                <w:rFonts w:ascii="宋体" w:eastAsia="宋体" w:hAnsi="宋体" w:hint="eastAsia"/>
              </w:rPr>
              <w:t>自己已</w:t>
            </w:r>
            <w:r>
              <w:rPr>
                <w:rFonts w:ascii="宋体" w:eastAsia="宋体" w:hAnsi="宋体" w:hint="eastAsia"/>
                <w:lang w:eastAsia="zh"/>
              </w:rPr>
              <w:t>加入的主题频道</w:t>
            </w:r>
          </w:p>
        </w:tc>
      </w:tr>
      <w:tr w:rsidR="00446B85" w14:paraId="27393E98" w14:textId="77777777">
        <w:trPr>
          <w:jc w:val="center"/>
        </w:trPr>
        <w:tc>
          <w:tcPr>
            <w:tcW w:w="2235" w:type="dxa"/>
            <w:vAlign w:val="center"/>
          </w:tcPr>
          <w:p w14:paraId="40AC956D" w14:textId="77777777" w:rsidR="00446B85" w:rsidRDefault="00000000">
            <w:pPr>
              <w:spacing w:line="360" w:lineRule="auto"/>
              <w:jc w:val="center"/>
              <w:rPr>
                <w:rFonts w:ascii="宋体" w:eastAsia="宋体" w:hAnsi="宋体"/>
                <w:szCs w:val="21"/>
              </w:rPr>
            </w:pPr>
            <w:r>
              <w:rPr>
                <w:rFonts w:ascii="宋体" w:eastAsia="宋体" w:hAnsi="宋体" w:hint="eastAsia"/>
                <w:szCs w:val="21"/>
              </w:rPr>
              <w:t>发布主题帖</w:t>
            </w:r>
          </w:p>
        </w:tc>
        <w:tc>
          <w:tcPr>
            <w:tcW w:w="6287" w:type="dxa"/>
          </w:tcPr>
          <w:p w14:paraId="37ED5742" w14:textId="77777777" w:rsidR="00446B85" w:rsidRDefault="00000000">
            <w:pPr>
              <w:spacing w:line="360" w:lineRule="auto"/>
              <w:jc w:val="left"/>
              <w:rPr>
                <w:rFonts w:ascii="宋体" w:eastAsia="宋体" w:hAnsi="宋体"/>
              </w:rPr>
            </w:pPr>
            <w:r>
              <w:rPr>
                <w:rFonts w:ascii="宋体" w:eastAsia="宋体" w:hAnsi="宋体" w:hint="eastAsia"/>
                <w:lang w:eastAsia="zh"/>
              </w:rPr>
              <w:t>频道成员</w:t>
            </w:r>
            <w:r>
              <w:rPr>
                <w:rFonts w:ascii="宋体" w:eastAsia="宋体" w:hAnsi="宋体" w:hint="eastAsia"/>
              </w:rPr>
              <w:t>可在</w:t>
            </w:r>
            <w:r>
              <w:rPr>
                <w:rFonts w:ascii="宋体" w:eastAsia="宋体" w:hAnsi="宋体" w:hint="eastAsia"/>
                <w:lang w:eastAsia="zh"/>
              </w:rPr>
              <w:t>已加入的主题频道下发布主题帖</w:t>
            </w:r>
          </w:p>
        </w:tc>
      </w:tr>
      <w:tr w:rsidR="00446B85" w14:paraId="659C98B6" w14:textId="77777777">
        <w:trPr>
          <w:jc w:val="center"/>
        </w:trPr>
        <w:tc>
          <w:tcPr>
            <w:tcW w:w="2235" w:type="dxa"/>
            <w:vAlign w:val="center"/>
          </w:tcPr>
          <w:p w14:paraId="5A2308DC" w14:textId="77777777" w:rsidR="00446B85" w:rsidRDefault="00000000">
            <w:pPr>
              <w:spacing w:line="360" w:lineRule="auto"/>
              <w:jc w:val="center"/>
              <w:rPr>
                <w:rFonts w:ascii="宋体" w:eastAsia="宋体" w:hAnsi="宋体"/>
                <w:szCs w:val="21"/>
              </w:rPr>
            </w:pPr>
            <w:r>
              <w:rPr>
                <w:rFonts w:ascii="宋体" w:eastAsia="宋体" w:hAnsi="宋体" w:hint="eastAsia"/>
                <w:szCs w:val="21"/>
              </w:rPr>
              <w:t>审核主题帖</w:t>
            </w:r>
          </w:p>
        </w:tc>
        <w:tc>
          <w:tcPr>
            <w:tcW w:w="6287" w:type="dxa"/>
          </w:tcPr>
          <w:p w14:paraId="0D17D03E" w14:textId="77777777" w:rsidR="00446B85" w:rsidRDefault="00000000">
            <w:pPr>
              <w:spacing w:line="360" w:lineRule="auto"/>
              <w:jc w:val="left"/>
              <w:rPr>
                <w:rFonts w:ascii="宋体" w:eastAsia="宋体" w:hAnsi="宋体"/>
                <w:lang w:eastAsia="zh"/>
              </w:rPr>
            </w:pPr>
            <w:r>
              <w:rPr>
                <w:rFonts w:ascii="宋体" w:eastAsia="宋体" w:hAnsi="宋体" w:hint="eastAsia"/>
                <w:lang w:eastAsia="zh"/>
              </w:rPr>
              <w:t>管理员审核用户发布的主题帖，选择是否同意发布</w:t>
            </w:r>
          </w:p>
        </w:tc>
      </w:tr>
      <w:tr w:rsidR="00446B85" w14:paraId="02CCCE9A" w14:textId="77777777">
        <w:trPr>
          <w:jc w:val="center"/>
        </w:trPr>
        <w:tc>
          <w:tcPr>
            <w:tcW w:w="2235" w:type="dxa"/>
            <w:vAlign w:val="center"/>
          </w:tcPr>
          <w:p w14:paraId="439B752E" w14:textId="77777777" w:rsidR="00446B85"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查看主题帖</w:t>
            </w:r>
          </w:p>
        </w:tc>
        <w:tc>
          <w:tcPr>
            <w:tcW w:w="6287" w:type="dxa"/>
          </w:tcPr>
          <w:p w14:paraId="3DEB313D" w14:textId="77777777" w:rsidR="00446B85" w:rsidRDefault="00000000">
            <w:pPr>
              <w:spacing w:line="360" w:lineRule="auto"/>
              <w:jc w:val="left"/>
              <w:rPr>
                <w:rFonts w:ascii="宋体" w:eastAsia="宋体" w:hAnsi="宋体"/>
                <w:lang w:eastAsia="zh"/>
              </w:rPr>
            </w:pPr>
            <w:r>
              <w:rPr>
                <w:rFonts w:ascii="宋体" w:eastAsia="宋体" w:hAnsi="宋体" w:hint="eastAsia"/>
                <w:lang w:eastAsia="zh"/>
              </w:rPr>
              <w:t>任何用户可以查看主题帖的内容</w:t>
            </w:r>
          </w:p>
        </w:tc>
      </w:tr>
      <w:tr w:rsidR="00446B85" w14:paraId="52145353" w14:textId="77777777">
        <w:trPr>
          <w:jc w:val="center"/>
        </w:trPr>
        <w:tc>
          <w:tcPr>
            <w:tcW w:w="2235" w:type="dxa"/>
            <w:vAlign w:val="center"/>
          </w:tcPr>
          <w:p w14:paraId="061E8A78" w14:textId="77777777" w:rsidR="00446B85"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收藏主题帖</w:t>
            </w:r>
          </w:p>
        </w:tc>
        <w:tc>
          <w:tcPr>
            <w:tcW w:w="6287" w:type="dxa"/>
          </w:tcPr>
          <w:p w14:paraId="5CB2CAA0" w14:textId="77777777" w:rsidR="00446B85" w:rsidRDefault="00000000">
            <w:pPr>
              <w:spacing w:line="360" w:lineRule="auto"/>
              <w:jc w:val="left"/>
              <w:rPr>
                <w:rFonts w:ascii="宋体" w:eastAsia="宋体" w:hAnsi="宋体"/>
                <w:lang w:eastAsia="zh"/>
              </w:rPr>
            </w:pPr>
            <w:r>
              <w:rPr>
                <w:rFonts w:ascii="宋体" w:eastAsia="宋体" w:hAnsi="宋体" w:hint="eastAsia"/>
                <w:lang w:eastAsia="zh"/>
              </w:rPr>
              <w:t>用户可以收藏感兴趣的主题帖</w:t>
            </w:r>
          </w:p>
        </w:tc>
      </w:tr>
      <w:tr w:rsidR="00446B85" w14:paraId="5C671F3F" w14:textId="77777777">
        <w:trPr>
          <w:jc w:val="center"/>
        </w:trPr>
        <w:tc>
          <w:tcPr>
            <w:tcW w:w="2235" w:type="dxa"/>
            <w:vAlign w:val="center"/>
          </w:tcPr>
          <w:p w14:paraId="70CD87B1" w14:textId="77777777" w:rsidR="00446B85"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取消收藏主题帖</w:t>
            </w:r>
          </w:p>
        </w:tc>
        <w:tc>
          <w:tcPr>
            <w:tcW w:w="6287" w:type="dxa"/>
          </w:tcPr>
          <w:p w14:paraId="17DB8AC3" w14:textId="77777777" w:rsidR="00446B85" w:rsidRDefault="00000000">
            <w:pPr>
              <w:spacing w:line="360" w:lineRule="auto"/>
              <w:jc w:val="left"/>
              <w:rPr>
                <w:rFonts w:ascii="宋体" w:eastAsia="宋体" w:hAnsi="宋体"/>
                <w:lang w:eastAsia="zh"/>
              </w:rPr>
            </w:pPr>
            <w:r>
              <w:rPr>
                <w:rFonts w:ascii="宋体" w:eastAsia="宋体" w:hAnsi="宋体" w:hint="eastAsia"/>
                <w:lang w:eastAsia="zh"/>
              </w:rPr>
              <w:t>用户可以取消已收藏的主题频道</w:t>
            </w:r>
          </w:p>
        </w:tc>
      </w:tr>
      <w:tr w:rsidR="00446B85" w14:paraId="29819916" w14:textId="77777777">
        <w:trPr>
          <w:jc w:val="center"/>
        </w:trPr>
        <w:tc>
          <w:tcPr>
            <w:tcW w:w="2235" w:type="dxa"/>
            <w:vAlign w:val="center"/>
          </w:tcPr>
          <w:p w14:paraId="7B26ADDE" w14:textId="77777777" w:rsidR="00446B85"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修改主题帖</w:t>
            </w:r>
          </w:p>
        </w:tc>
        <w:tc>
          <w:tcPr>
            <w:tcW w:w="6287" w:type="dxa"/>
          </w:tcPr>
          <w:p w14:paraId="15E912C4" w14:textId="77777777" w:rsidR="00446B85" w:rsidRDefault="00000000">
            <w:pPr>
              <w:spacing w:line="360" w:lineRule="auto"/>
              <w:jc w:val="left"/>
              <w:rPr>
                <w:rFonts w:ascii="宋体" w:eastAsia="宋体" w:hAnsi="宋体"/>
                <w:lang w:eastAsia="zh"/>
              </w:rPr>
            </w:pPr>
            <w:r>
              <w:rPr>
                <w:rFonts w:ascii="宋体" w:eastAsia="宋体" w:hAnsi="宋体" w:hint="eastAsia"/>
                <w:lang w:eastAsia="zh"/>
              </w:rPr>
              <w:t>发布该主题帖的频道成员可以修改主题帖</w:t>
            </w:r>
          </w:p>
        </w:tc>
      </w:tr>
      <w:tr w:rsidR="00446B85" w14:paraId="15383158" w14:textId="77777777">
        <w:trPr>
          <w:jc w:val="center"/>
        </w:trPr>
        <w:tc>
          <w:tcPr>
            <w:tcW w:w="2235" w:type="dxa"/>
            <w:vAlign w:val="center"/>
          </w:tcPr>
          <w:p w14:paraId="6BDA9717" w14:textId="77777777" w:rsidR="00446B85" w:rsidRDefault="00000000">
            <w:pPr>
              <w:spacing w:line="360" w:lineRule="auto"/>
              <w:jc w:val="center"/>
              <w:rPr>
                <w:rFonts w:ascii="宋体" w:eastAsia="宋体" w:hAnsi="宋体"/>
                <w:szCs w:val="21"/>
              </w:rPr>
            </w:pPr>
            <w:r>
              <w:rPr>
                <w:rFonts w:ascii="宋体" w:eastAsia="宋体" w:hAnsi="宋体" w:hint="eastAsia"/>
                <w:szCs w:val="21"/>
              </w:rPr>
              <w:t>删除主题帖</w:t>
            </w:r>
          </w:p>
        </w:tc>
        <w:tc>
          <w:tcPr>
            <w:tcW w:w="6287" w:type="dxa"/>
          </w:tcPr>
          <w:p w14:paraId="3BE32CBD" w14:textId="77777777" w:rsidR="00446B85" w:rsidRDefault="00000000">
            <w:pPr>
              <w:spacing w:line="360" w:lineRule="auto"/>
              <w:jc w:val="left"/>
              <w:rPr>
                <w:rFonts w:ascii="宋体" w:eastAsia="宋体" w:hAnsi="宋体"/>
              </w:rPr>
            </w:pPr>
            <w:r>
              <w:rPr>
                <w:rFonts w:ascii="宋体" w:eastAsia="宋体" w:hAnsi="宋体" w:hint="eastAsia"/>
              </w:rPr>
              <w:t>发布该主题帖的</w:t>
            </w:r>
            <w:r>
              <w:rPr>
                <w:rFonts w:ascii="宋体" w:eastAsia="宋体" w:hAnsi="宋体" w:hint="eastAsia"/>
                <w:lang w:eastAsia="zh"/>
              </w:rPr>
              <w:t>频道成员或频道管理员</w:t>
            </w:r>
            <w:r>
              <w:rPr>
                <w:rFonts w:ascii="宋体" w:eastAsia="宋体" w:hAnsi="宋体" w:hint="eastAsia"/>
              </w:rPr>
              <w:t>可以删除主题帖</w:t>
            </w:r>
          </w:p>
        </w:tc>
      </w:tr>
      <w:tr w:rsidR="00446B85" w14:paraId="0696FE08" w14:textId="77777777">
        <w:trPr>
          <w:jc w:val="center"/>
        </w:trPr>
        <w:tc>
          <w:tcPr>
            <w:tcW w:w="2235" w:type="dxa"/>
            <w:vAlign w:val="center"/>
          </w:tcPr>
          <w:p w14:paraId="27C9B8EA" w14:textId="77777777" w:rsidR="00446B85" w:rsidRDefault="00000000">
            <w:pPr>
              <w:spacing w:line="360" w:lineRule="auto"/>
              <w:jc w:val="center"/>
              <w:rPr>
                <w:rFonts w:ascii="宋体" w:eastAsia="宋体" w:hAnsi="宋体"/>
                <w:szCs w:val="21"/>
              </w:rPr>
            </w:pPr>
            <w:r>
              <w:rPr>
                <w:rFonts w:ascii="宋体" w:eastAsia="宋体" w:hAnsi="宋体" w:hint="eastAsia"/>
                <w:szCs w:val="21"/>
              </w:rPr>
              <w:t>发表评论</w:t>
            </w:r>
          </w:p>
        </w:tc>
        <w:tc>
          <w:tcPr>
            <w:tcW w:w="6287" w:type="dxa"/>
          </w:tcPr>
          <w:p w14:paraId="00C7A87A" w14:textId="77777777" w:rsidR="00446B85" w:rsidRDefault="00000000">
            <w:pPr>
              <w:spacing w:line="360" w:lineRule="auto"/>
              <w:jc w:val="left"/>
              <w:rPr>
                <w:rFonts w:ascii="宋体" w:eastAsia="宋体" w:hAnsi="宋体"/>
                <w:lang w:eastAsia="zh"/>
              </w:rPr>
            </w:pPr>
            <w:r>
              <w:rPr>
                <w:rFonts w:ascii="宋体" w:eastAsia="宋体" w:hAnsi="宋体" w:hint="eastAsia"/>
                <w:lang w:eastAsia="zh"/>
              </w:rPr>
              <w:t>频道成员</w:t>
            </w:r>
            <w:r>
              <w:rPr>
                <w:rFonts w:ascii="宋体" w:eastAsia="宋体" w:hAnsi="宋体" w:hint="eastAsia"/>
              </w:rPr>
              <w:t>可以在</w:t>
            </w:r>
            <w:r>
              <w:rPr>
                <w:rFonts w:ascii="宋体" w:eastAsia="宋体" w:hAnsi="宋体" w:hint="eastAsia"/>
                <w:lang w:eastAsia="zh"/>
              </w:rPr>
              <w:t>该主题频道的</w:t>
            </w:r>
            <w:r>
              <w:rPr>
                <w:rFonts w:ascii="宋体" w:eastAsia="宋体" w:hAnsi="宋体" w:hint="eastAsia"/>
              </w:rPr>
              <w:t>主题帖下发表评论</w:t>
            </w:r>
            <w:r>
              <w:rPr>
                <w:rFonts w:ascii="宋体" w:eastAsia="宋体" w:hAnsi="宋体" w:hint="eastAsia"/>
                <w:lang w:eastAsia="zh"/>
              </w:rPr>
              <w:t>或在主题帖下的评论下发表评论。</w:t>
            </w:r>
          </w:p>
        </w:tc>
      </w:tr>
      <w:tr w:rsidR="00446B85" w14:paraId="27009D27" w14:textId="77777777">
        <w:trPr>
          <w:jc w:val="center"/>
        </w:trPr>
        <w:tc>
          <w:tcPr>
            <w:tcW w:w="2235" w:type="dxa"/>
            <w:vAlign w:val="center"/>
          </w:tcPr>
          <w:p w14:paraId="699C24BD" w14:textId="77777777" w:rsidR="00446B85"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审核评论</w:t>
            </w:r>
          </w:p>
        </w:tc>
        <w:tc>
          <w:tcPr>
            <w:tcW w:w="6287" w:type="dxa"/>
          </w:tcPr>
          <w:p w14:paraId="263A55F7" w14:textId="77777777" w:rsidR="00446B85" w:rsidRDefault="00000000">
            <w:pPr>
              <w:spacing w:line="360" w:lineRule="auto"/>
              <w:jc w:val="left"/>
              <w:rPr>
                <w:rFonts w:ascii="宋体" w:eastAsia="宋体" w:hAnsi="宋体"/>
                <w:lang w:eastAsia="zh"/>
              </w:rPr>
            </w:pPr>
            <w:r>
              <w:rPr>
                <w:rFonts w:ascii="宋体" w:eastAsia="宋体" w:hAnsi="宋体" w:hint="eastAsia"/>
                <w:lang w:eastAsia="zh"/>
              </w:rPr>
              <w:t>管理员审核用户发表的评论</w:t>
            </w:r>
          </w:p>
        </w:tc>
      </w:tr>
      <w:tr w:rsidR="00446B85" w14:paraId="59754A04" w14:textId="77777777">
        <w:trPr>
          <w:jc w:val="center"/>
        </w:trPr>
        <w:tc>
          <w:tcPr>
            <w:tcW w:w="2235" w:type="dxa"/>
            <w:vAlign w:val="center"/>
          </w:tcPr>
          <w:p w14:paraId="5D99B264" w14:textId="77777777" w:rsidR="00446B85" w:rsidRDefault="00000000">
            <w:pPr>
              <w:spacing w:line="360" w:lineRule="auto"/>
              <w:jc w:val="center"/>
              <w:rPr>
                <w:rFonts w:ascii="宋体" w:eastAsia="宋体" w:hAnsi="宋体"/>
                <w:szCs w:val="21"/>
              </w:rPr>
            </w:pPr>
            <w:r>
              <w:rPr>
                <w:rFonts w:ascii="宋体" w:eastAsia="宋体" w:hAnsi="宋体" w:hint="eastAsia"/>
                <w:szCs w:val="21"/>
              </w:rPr>
              <w:t>删除评论</w:t>
            </w:r>
          </w:p>
        </w:tc>
        <w:tc>
          <w:tcPr>
            <w:tcW w:w="6287" w:type="dxa"/>
          </w:tcPr>
          <w:p w14:paraId="6C5D7C45" w14:textId="77777777" w:rsidR="00446B85" w:rsidRDefault="00000000">
            <w:pPr>
              <w:spacing w:line="360" w:lineRule="auto"/>
              <w:jc w:val="left"/>
              <w:rPr>
                <w:rFonts w:ascii="宋体" w:eastAsia="宋体" w:hAnsi="宋体"/>
              </w:rPr>
            </w:pPr>
            <w:r>
              <w:rPr>
                <w:rFonts w:ascii="宋体" w:eastAsia="宋体" w:hAnsi="宋体" w:hint="eastAsia"/>
              </w:rPr>
              <w:t>发布该评论的</w:t>
            </w:r>
            <w:r>
              <w:rPr>
                <w:rFonts w:ascii="宋体" w:eastAsia="宋体" w:hAnsi="宋体" w:hint="eastAsia"/>
                <w:lang w:eastAsia="zh"/>
              </w:rPr>
              <w:t>频道成员或频道管理员</w:t>
            </w:r>
            <w:r>
              <w:rPr>
                <w:rFonts w:ascii="宋体" w:eastAsia="宋体" w:hAnsi="宋体" w:hint="eastAsia"/>
              </w:rPr>
              <w:t>可以删除评论</w:t>
            </w:r>
          </w:p>
        </w:tc>
      </w:tr>
    </w:tbl>
    <w:p w14:paraId="03A56B7A" w14:textId="77777777" w:rsidR="00446B85" w:rsidRDefault="00446B85">
      <w:pPr>
        <w:rPr>
          <w:rFonts w:hint="eastAsia"/>
        </w:rPr>
      </w:pPr>
    </w:p>
    <w:p w14:paraId="7C18C9A2" w14:textId="77777777" w:rsidR="00446B85" w:rsidRDefault="00000000">
      <w:pPr>
        <w:pStyle w:val="2"/>
        <w:rPr>
          <w:rFonts w:hint="eastAsia"/>
        </w:rPr>
      </w:pPr>
      <w:bookmarkStart w:id="7" w:name="_Toc148635489"/>
      <w:r>
        <w:rPr>
          <w:rFonts w:hint="eastAsia"/>
        </w:rPr>
        <w:t>4</w:t>
      </w:r>
      <w:r>
        <w:rPr>
          <w:rFonts w:hint="eastAsia"/>
        </w:rPr>
        <w:t>、参考文献</w:t>
      </w:r>
      <w:bookmarkEnd w:id="7"/>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6521"/>
        <w:gridCol w:w="1326"/>
      </w:tblGrid>
      <w:tr w:rsidR="00446B85" w14:paraId="508CC5A2" w14:textId="77777777">
        <w:tc>
          <w:tcPr>
            <w:tcW w:w="675" w:type="dxa"/>
          </w:tcPr>
          <w:p w14:paraId="5DFC5365" w14:textId="77777777" w:rsidR="00446B85" w:rsidRDefault="00000000">
            <w:pPr>
              <w:spacing w:line="360" w:lineRule="auto"/>
              <w:jc w:val="left"/>
              <w:rPr>
                <w:rFonts w:ascii="宋体" w:eastAsia="宋体" w:hAnsi="宋体"/>
                <w:color w:val="000000" w:themeColor="text1"/>
              </w:rPr>
            </w:pPr>
            <w:r>
              <w:rPr>
                <w:rFonts w:ascii="宋体" w:eastAsia="宋体" w:hAnsi="宋体" w:hint="eastAsia"/>
                <w:color w:val="000000" w:themeColor="text1"/>
              </w:rPr>
              <w:t>编号</w:t>
            </w:r>
          </w:p>
        </w:tc>
        <w:tc>
          <w:tcPr>
            <w:tcW w:w="6521" w:type="dxa"/>
          </w:tcPr>
          <w:p w14:paraId="34183A29" w14:textId="77777777" w:rsidR="00446B85" w:rsidRDefault="00000000">
            <w:pPr>
              <w:spacing w:line="360" w:lineRule="auto"/>
              <w:jc w:val="left"/>
              <w:rPr>
                <w:rFonts w:ascii="宋体" w:eastAsia="宋体" w:hAnsi="宋体"/>
                <w:color w:val="000000" w:themeColor="text1"/>
              </w:rPr>
            </w:pPr>
            <w:r>
              <w:rPr>
                <w:rFonts w:ascii="宋体" w:eastAsia="宋体" w:hAnsi="宋体" w:hint="eastAsia"/>
                <w:color w:val="000000" w:themeColor="text1"/>
              </w:rPr>
              <w:t>参考资料</w:t>
            </w:r>
          </w:p>
        </w:tc>
        <w:tc>
          <w:tcPr>
            <w:tcW w:w="1326" w:type="dxa"/>
          </w:tcPr>
          <w:p w14:paraId="207C0306" w14:textId="77777777" w:rsidR="00446B85" w:rsidRDefault="00000000">
            <w:pPr>
              <w:spacing w:line="360" w:lineRule="auto"/>
              <w:jc w:val="left"/>
              <w:rPr>
                <w:rFonts w:ascii="宋体" w:eastAsia="宋体" w:hAnsi="宋体"/>
                <w:color w:val="000000" w:themeColor="text1"/>
              </w:rPr>
            </w:pPr>
            <w:r>
              <w:rPr>
                <w:rFonts w:ascii="宋体" w:eastAsia="宋体" w:hAnsi="宋体" w:hint="eastAsia"/>
                <w:color w:val="000000" w:themeColor="text1"/>
              </w:rPr>
              <w:t>作者</w:t>
            </w:r>
          </w:p>
        </w:tc>
      </w:tr>
      <w:tr w:rsidR="00446B85" w14:paraId="672FAF2C" w14:textId="77777777">
        <w:tc>
          <w:tcPr>
            <w:tcW w:w="675" w:type="dxa"/>
          </w:tcPr>
          <w:p w14:paraId="4386CA7E" w14:textId="77777777" w:rsidR="00446B85" w:rsidRDefault="00000000">
            <w:pPr>
              <w:spacing w:line="360" w:lineRule="auto"/>
              <w:jc w:val="center"/>
              <w:rPr>
                <w:rFonts w:ascii="宋体" w:eastAsia="宋体" w:hAnsi="宋体"/>
                <w:color w:val="000000" w:themeColor="text1"/>
                <w:szCs w:val="21"/>
              </w:rPr>
            </w:pPr>
            <w:r>
              <w:rPr>
                <w:rFonts w:ascii="宋体" w:eastAsia="宋体" w:hAnsi="宋体" w:hint="eastAsia"/>
                <w:color w:val="000000" w:themeColor="text1"/>
                <w:szCs w:val="21"/>
              </w:rPr>
              <w:t>1</w:t>
            </w:r>
          </w:p>
        </w:tc>
        <w:tc>
          <w:tcPr>
            <w:tcW w:w="6521" w:type="dxa"/>
          </w:tcPr>
          <w:p w14:paraId="25131A2B" w14:textId="77777777" w:rsidR="00446B85" w:rsidRDefault="00000000">
            <w:pPr>
              <w:spacing w:line="360" w:lineRule="auto"/>
              <w:jc w:val="left"/>
              <w:rPr>
                <w:rFonts w:ascii="宋体" w:eastAsia="宋体" w:hAnsi="宋体"/>
                <w:color w:val="000000" w:themeColor="text1"/>
                <w:szCs w:val="21"/>
              </w:rPr>
            </w:pPr>
            <w:r>
              <w:rPr>
                <w:rFonts w:ascii="宋体" w:eastAsia="宋体" w:hAnsi="宋体" w:hint="eastAsia"/>
                <w:color w:val="000000" w:themeColor="text1"/>
                <w:szCs w:val="21"/>
              </w:rPr>
              <w:t>《软件工程（第四版）》，高等教育出版社，</w:t>
            </w:r>
            <w:r>
              <w:rPr>
                <w:rFonts w:ascii="宋体" w:eastAsia="宋体" w:hAnsi="宋体"/>
                <w:color w:val="000000" w:themeColor="text1"/>
                <w:szCs w:val="21"/>
              </w:rPr>
              <w:t>2019</w:t>
            </w:r>
          </w:p>
        </w:tc>
        <w:tc>
          <w:tcPr>
            <w:tcW w:w="1326" w:type="dxa"/>
          </w:tcPr>
          <w:p w14:paraId="68DFA7A7" w14:textId="77777777" w:rsidR="00446B85" w:rsidRDefault="00000000">
            <w:pPr>
              <w:spacing w:line="360" w:lineRule="auto"/>
              <w:jc w:val="left"/>
              <w:rPr>
                <w:rFonts w:ascii="宋体" w:eastAsia="宋体" w:hAnsi="宋体"/>
                <w:color w:val="000000" w:themeColor="text1"/>
                <w:szCs w:val="21"/>
              </w:rPr>
            </w:pPr>
            <w:r>
              <w:rPr>
                <w:rFonts w:ascii="宋体" w:eastAsia="宋体" w:hAnsi="宋体" w:hint="eastAsia"/>
                <w:color w:val="000000" w:themeColor="text1"/>
                <w:szCs w:val="21"/>
              </w:rPr>
              <w:t>齐治昌等</w:t>
            </w:r>
          </w:p>
        </w:tc>
      </w:tr>
    </w:tbl>
    <w:p w14:paraId="2B600E57" w14:textId="77777777" w:rsidR="00446B85" w:rsidRDefault="00446B85">
      <w:pPr>
        <w:pStyle w:val="af2"/>
        <w:ind w:left="360" w:firstLineChars="0" w:firstLine="0"/>
        <w:rPr>
          <w:rFonts w:hint="eastAsia"/>
        </w:rPr>
      </w:pPr>
    </w:p>
    <w:p w14:paraId="1F12F3E7" w14:textId="77777777" w:rsidR="00446B85" w:rsidRDefault="00000000">
      <w:pPr>
        <w:pStyle w:val="1"/>
        <w:rPr>
          <w:rFonts w:ascii="华文中宋" w:eastAsia="华文中宋" w:hAnsi="华文中宋" w:hint="eastAsia"/>
          <w:sz w:val="32"/>
          <w:szCs w:val="32"/>
        </w:rPr>
      </w:pPr>
      <w:bookmarkStart w:id="8" w:name="_Toc148635490"/>
      <w:r>
        <w:rPr>
          <w:rFonts w:ascii="华文中宋" w:eastAsia="华文中宋" w:hAnsi="华文中宋" w:hint="eastAsia"/>
          <w:sz w:val="32"/>
          <w:szCs w:val="32"/>
        </w:rPr>
        <w:lastRenderedPageBreak/>
        <w:t>二、任务概述</w:t>
      </w:r>
      <w:bookmarkEnd w:id="8"/>
    </w:p>
    <w:p w14:paraId="3523A5A8" w14:textId="77777777" w:rsidR="00446B85" w:rsidRDefault="00000000">
      <w:pPr>
        <w:pStyle w:val="2"/>
        <w:rPr>
          <w:rFonts w:hint="eastAsia"/>
        </w:rPr>
      </w:pPr>
      <w:bookmarkStart w:id="9" w:name="_Toc148635491"/>
      <w:r>
        <w:rPr>
          <w:rFonts w:hint="eastAsia"/>
        </w:rPr>
        <w:t>1</w:t>
      </w:r>
      <w:r>
        <w:rPr>
          <w:rFonts w:hint="eastAsia"/>
        </w:rPr>
        <w:t>、目标</w:t>
      </w:r>
      <w:bookmarkEnd w:id="9"/>
    </w:p>
    <w:p w14:paraId="3396F579" w14:textId="77777777" w:rsidR="00446B85" w:rsidRDefault="00000000">
      <w:pPr>
        <w:pStyle w:val="af2"/>
        <w:spacing w:line="360" w:lineRule="auto"/>
        <w:ind w:left="360"/>
        <w:rPr>
          <w:rFonts w:ascii="宋体" w:eastAsia="宋体" w:hAnsi="宋体"/>
          <w:lang w:eastAsia="zh"/>
        </w:rPr>
      </w:pPr>
      <w:r>
        <w:rPr>
          <w:rFonts w:ascii="宋体" w:eastAsia="宋体" w:hAnsi="宋体" w:hint="eastAsia"/>
          <w:lang w:eastAsia="zh"/>
        </w:rPr>
        <w:t>如今网络走进千家万户，几乎每一个人都在网络上有一席之地，有些人人在网络上寻找感兴趣的事物事件并且关注或发表看法，有些人愁于团队管理和消息发布速度、有些人想让自己的能力被更多人看见，希望发光发热。主题频道交流平台因此而生</w:t>
      </w:r>
    </w:p>
    <w:p w14:paraId="4153FBD2" w14:textId="77777777" w:rsidR="00446B85" w:rsidRDefault="00000000">
      <w:pPr>
        <w:pStyle w:val="af2"/>
        <w:spacing w:line="360" w:lineRule="auto"/>
        <w:ind w:left="360" w:firstLineChars="0" w:firstLine="0"/>
        <w:rPr>
          <w:rFonts w:ascii="宋体" w:eastAsia="宋体" w:hAnsi="宋体"/>
          <w:b/>
          <w:bCs/>
        </w:rPr>
      </w:pPr>
      <w:r>
        <w:rPr>
          <w:rFonts w:ascii="宋体" w:eastAsia="宋体" w:hAnsi="宋体" w:hint="eastAsia"/>
          <w:b/>
          <w:bCs/>
        </w:rPr>
        <w:t>（1）提供便捷</w:t>
      </w:r>
      <w:r>
        <w:rPr>
          <w:rFonts w:ascii="宋体" w:eastAsia="宋体" w:hAnsi="宋体" w:hint="eastAsia"/>
          <w:b/>
          <w:bCs/>
          <w:lang w:eastAsia="zh"/>
        </w:rPr>
        <w:t>自由</w:t>
      </w:r>
      <w:r>
        <w:rPr>
          <w:rFonts w:ascii="宋体" w:eastAsia="宋体" w:hAnsi="宋体" w:hint="eastAsia"/>
          <w:b/>
          <w:bCs/>
        </w:rPr>
        <w:t>的信息交流</w:t>
      </w:r>
    </w:p>
    <w:p w14:paraId="4DF09176" w14:textId="77777777" w:rsidR="00446B85" w:rsidRDefault="00000000">
      <w:pPr>
        <w:pStyle w:val="af2"/>
        <w:spacing w:line="360" w:lineRule="auto"/>
        <w:ind w:left="360" w:firstLineChars="0" w:firstLine="0"/>
        <w:rPr>
          <w:rFonts w:ascii="宋体" w:eastAsia="宋体" w:hAnsi="宋体"/>
          <w:lang w:eastAsia="zh"/>
        </w:rPr>
      </w:pPr>
      <w:r>
        <w:rPr>
          <w:rFonts w:ascii="宋体" w:eastAsia="宋体" w:hAnsi="宋体" w:hint="eastAsia"/>
        </w:rPr>
        <w:t xml:space="preserve">    </w:t>
      </w:r>
      <w:r>
        <w:rPr>
          <w:rFonts w:ascii="宋体" w:eastAsia="宋体" w:hAnsi="宋体" w:hint="eastAsia"/>
          <w:lang w:eastAsia="zh"/>
        </w:rPr>
        <w:t>主题频道交流平台旨在给用户足够自由的发言机会，希望在频道中，每个人都可以自由的发帖，让更多人关注自己的生活缩影，每个人都可以自由的评论，为所闻所见发表独树一帜的见解，通过平台让每个人的生活连接在一起，天涯若比邻。</w:t>
      </w:r>
    </w:p>
    <w:p w14:paraId="21094478" w14:textId="77777777" w:rsidR="00446B85" w:rsidRDefault="00000000">
      <w:pPr>
        <w:pStyle w:val="af2"/>
        <w:spacing w:line="360" w:lineRule="auto"/>
        <w:ind w:left="360" w:firstLineChars="0" w:firstLine="0"/>
        <w:rPr>
          <w:rFonts w:ascii="宋体" w:eastAsia="宋体" w:hAnsi="宋体"/>
          <w:b/>
          <w:bCs/>
        </w:rPr>
      </w:pPr>
      <w:r>
        <w:rPr>
          <w:rFonts w:ascii="宋体" w:eastAsia="宋体" w:hAnsi="宋体" w:hint="eastAsia"/>
          <w:b/>
          <w:bCs/>
        </w:rPr>
        <w:t>（2）</w:t>
      </w:r>
      <w:r>
        <w:rPr>
          <w:rFonts w:ascii="宋体" w:eastAsia="宋体" w:hAnsi="宋体" w:hint="eastAsia"/>
          <w:b/>
          <w:bCs/>
          <w:lang w:eastAsia="zh"/>
        </w:rPr>
        <w:t>提供方便的团队</w:t>
      </w:r>
      <w:r>
        <w:rPr>
          <w:rFonts w:ascii="宋体" w:eastAsia="宋体" w:hAnsi="宋体" w:hint="eastAsia"/>
          <w:b/>
          <w:bCs/>
        </w:rPr>
        <w:t>各类事项</w:t>
      </w:r>
      <w:r>
        <w:rPr>
          <w:rFonts w:ascii="宋体" w:eastAsia="宋体" w:hAnsi="宋体" w:hint="eastAsia"/>
          <w:b/>
          <w:bCs/>
          <w:lang w:eastAsia="zh"/>
        </w:rPr>
        <w:t>和成员</w:t>
      </w:r>
      <w:r>
        <w:rPr>
          <w:rFonts w:ascii="宋体" w:eastAsia="宋体" w:hAnsi="宋体" w:hint="eastAsia"/>
          <w:b/>
          <w:bCs/>
        </w:rPr>
        <w:t>管理</w:t>
      </w:r>
    </w:p>
    <w:p w14:paraId="7B9478F2" w14:textId="77777777" w:rsidR="00446B85" w:rsidRDefault="00000000">
      <w:pPr>
        <w:pStyle w:val="af2"/>
        <w:spacing w:line="360" w:lineRule="auto"/>
        <w:ind w:left="360"/>
        <w:rPr>
          <w:rFonts w:ascii="宋体" w:eastAsia="宋体" w:hAnsi="宋体"/>
          <w:lang w:eastAsia="zh"/>
        </w:rPr>
      </w:pPr>
      <w:r>
        <w:rPr>
          <w:rFonts w:ascii="宋体" w:eastAsia="宋体" w:hAnsi="宋体" w:hint="eastAsia"/>
        </w:rPr>
        <w:t>当前社会，</w:t>
      </w:r>
      <w:r>
        <w:rPr>
          <w:rFonts w:ascii="宋体" w:eastAsia="宋体" w:hAnsi="宋体" w:hint="eastAsia"/>
          <w:lang w:eastAsia="zh"/>
        </w:rPr>
        <w:t>往往需要团队协作才能走的更远，而每一个团队领导者都或多或少的被管理整个团队的繁琐事项以及统一团队信息的困难所裹挟。主题频道交流平台目的不止用于网民间的娱乐，更是希望成为团队管理的帮手，让团队领导者可以通过平台更好的发布公告，吩咐团队事项、加快信息流动，减少团队的信息差。</w:t>
      </w:r>
    </w:p>
    <w:p w14:paraId="09F0D574" w14:textId="77777777" w:rsidR="00446B85" w:rsidRDefault="00000000">
      <w:pPr>
        <w:pStyle w:val="af2"/>
        <w:spacing w:line="360" w:lineRule="auto"/>
        <w:ind w:left="360" w:firstLineChars="0" w:firstLine="0"/>
        <w:rPr>
          <w:rFonts w:ascii="宋体" w:eastAsia="宋体" w:hAnsi="宋体"/>
          <w:b/>
          <w:bCs/>
          <w:lang w:eastAsia="zh"/>
        </w:rPr>
      </w:pPr>
      <w:r>
        <w:rPr>
          <w:rFonts w:ascii="宋体" w:eastAsia="宋体" w:hAnsi="宋体" w:hint="eastAsia"/>
          <w:b/>
          <w:bCs/>
        </w:rPr>
        <w:t>（3）</w:t>
      </w:r>
      <w:r>
        <w:rPr>
          <w:rFonts w:ascii="宋体" w:eastAsia="宋体" w:hAnsi="宋体" w:hint="eastAsia"/>
          <w:b/>
          <w:bCs/>
          <w:lang w:eastAsia="zh"/>
        </w:rPr>
        <w:t>让每个各个同好</w:t>
      </w:r>
      <w:proofErr w:type="gramStart"/>
      <w:r>
        <w:rPr>
          <w:rFonts w:ascii="宋体" w:eastAsia="宋体" w:hAnsi="宋体" w:hint="eastAsia"/>
          <w:b/>
          <w:bCs/>
          <w:lang w:eastAsia="zh"/>
        </w:rPr>
        <w:t>圈成员</w:t>
      </w:r>
      <w:proofErr w:type="gramEnd"/>
      <w:r>
        <w:rPr>
          <w:rFonts w:ascii="宋体" w:eastAsia="宋体" w:hAnsi="宋体" w:hint="eastAsia"/>
          <w:b/>
          <w:bCs/>
          <w:lang w:eastAsia="zh"/>
        </w:rPr>
        <w:t>找到专属空间</w:t>
      </w:r>
    </w:p>
    <w:p w14:paraId="7739683A" w14:textId="77777777" w:rsidR="00446B85" w:rsidRDefault="00000000">
      <w:pPr>
        <w:pStyle w:val="af2"/>
        <w:spacing w:line="360" w:lineRule="auto"/>
        <w:ind w:left="360"/>
        <w:rPr>
          <w:rFonts w:ascii="宋体" w:eastAsia="宋体" w:hAnsi="宋体"/>
          <w:lang w:eastAsia="zh"/>
        </w:rPr>
      </w:pPr>
      <w:r>
        <w:rPr>
          <w:rFonts w:ascii="宋体" w:eastAsia="宋体" w:hAnsi="宋体" w:hint="eastAsia"/>
          <w:lang w:eastAsia="zh"/>
        </w:rPr>
        <w:t>网络事物繁杂，每个人都有自己所喜欢的和讨厌的事物。该平台的最主要的目的是提供一个个完全独立的主题频道，每一位用户都可以在频道中找到与自己爱好相同的用户，加入独属于自己所喜欢的圈子的主题频道，频道中没有其他本不属于该频道的繁杂的帖子，只有对独特圈子的有趣事物的分享帖。</w:t>
      </w:r>
    </w:p>
    <w:p w14:paraId="706075E6" w14:textId="77777777" w:rsidR="00446B85" w:rsidRDefault="00000000">
      <w:pPr>
        <w:pStyle w:val="af2"/>
        <w:spacing w:line="360" w:lineRule="auto"/>
        <w:ind w:left="360" w:firstLineChars="0" w:firstLine="0"/>
        <w:rPr>
          <w:rFonts w:ascii="宋体" w:eastAsia="宋体" w:hAnsi="宋体"/>
          <w:b/>
          <w:bCs/>
          <w:lang w:eastAsia="zh"/>
        </w:rPr>
      </w:pPr>
      <w:r>
        <w:rPr>
          <w:rFonts w:ascii="宋体" w:eastAsia="宋体" w:hAnsi="宋体" w:hint="eastAsia"/>
          <w:b/>
          <w:bCs/>
        </w:rPr>
        <w:t>（4）</w:t>
      </w:r>
      <w:r>
        <w:rPr>
          <w:rFonts w:ascii="宋体" w:eastAsia="宋体" w:hAnsi="宋体" w:hint="eastAsia"/>
          <w:b/>
          <w:bCs/>
          <w:lang w:eastAsia="zh"/>
        </w:rPr>
        <w:t>令企业和创作</w:t>
      </w:r>
      <w:proofErr w:type="gramStart"/>
      <w:r>
        <w:rPr>
          <w:rFonts w:ascii="宋体" w:eastAsia="宋体" w:hAnsi="宋体" w:hint="eastAsia"/>
          <w:b/>
          <w:bCs/>
          <w:lang w:eastAsia="zh"/>
        </w:rPr>
        <w:t>者快速</w:t>
      </w:r>
      <w:proofErr w:type="gramEnd"/>
      <w:r>
        <w:rPr>
          <w:rFonts w:ascii="宋体" w:eastAsia="宋体" w:hAnsi="宋体" w:hint="eastAsia"/>
          <w:b/>
          <w:bCs/>
          <w:lang w:eastAsia="zh"/>
        </w:rPr>
        <w:t>找到目标群体</w:t>
      </w:r>
    </w:p>
    <w:p w14:paraId="3F97EA12" w14:textId="77777777" w:rsidR="00446B85" w:rsidRDefault="00000000">
      <w:pPr>
        <w:pStyle w:val="af2"/>
        <w:spacing w:line="360" w:lineRule="auto"/>
        <w:ind w:left="360"/>
        <w:rPr>
          <w:rFonts w:ascii="宋体" w:eastAsia="宋体" w:hAnsi="宋体"/>
          <w:lang w:eastAsia="zh"/>
        </w:rPr>
      </w:pPr>
      <w:r>
        <w:rPr>
          <w:rFonts w:ascii="宋体" w:eastAsia="宋体" w:hAnsi="宋体" w:hint="eastAsia"/>
          <w:lang w:eastAsia="zh"/>
        </w:rPr>
        <w:t>通过平台，企业或者自媒体创作者可以创建独特的主题平台，快速聚集感兴趣的群体，企业可以因此不断输出高质量内容，积累企业的粉丝和口碑，树立专业形象；创作者可以分享自己的专业知识、技巧、作品等优质内容，提高作品的影响力。</w:t>
      </w:r>
    </w:p>
    <w:p w14:paraId="41FB9592" w14:textId="77777777" w:rsidR="00446B85" w:rsidRDefault="00000000">
      <w:pPr>
        <w:pStyle w:val="af2"/>
        <w:spacing w:line="360" w:lineRule="auto"/>
        <w:ind w:left="360"/>
        <w:rPr>
          <w:rFonts w:ascii="宋体" w:eastAsia="宋体" w:hAnsi="宋体"/>
        </w:rPr>
      </w:pPr>
      <w:r>
        <w:rPr>
          <w:rFonts w:ascii="宋体" w:eastAsia="宋体" w:hAnsi="宋体" w:hint="eastAsia"/>
        </w:rPr>
        <w:t>综上所述，</w:t>
      </w:r>
      <w:r>
        <w:rPr>
          <w:rFonts w:ascii="宋体" w:eastAsia="宋体" w:hAnsi="宋体" w:hint="eastAsia"/>
          <w:lang w:eastAsia="zh"/>
        </w:rPr>
        <w:t>主题频道交流</w:t>
      </w:r>
      <w:r>
        <w:rPr>
          <w:rFonts w:ascii="宋体" w:eastAsia="宋体" w:hAnsi="宋体" w:hint="eastAsia"/>
        </w:rPr>
        <w:t>平台的目的在于搭建一个能够更加方便快捷连接</w:t>
      </w:r>
      <w:r>
        <w:rPr>
          <w:rFonts w:ascii="宋体" w:eastAsia="宋体" w:hAnsi="宋体" w:hint="eastAsia"/>
          <w:lang w:eastAsia="zh"/>
        </w:rPr>
        <w:t>爱好者之间</w:t>
      </w:r>
      <w:r>
        <w:rPr>
          <w:rFonts w:ascii="宋体" w:eastAsia="宋体" w:hAnsi="宋体" w:hint="eastAsia"/>
        </w:rPr>
        <w:t>的桥梁，通过平台，</w:t>
      </w:r>
      <w:r>
        <w:rPr>
          <w:rFonts w:ascii="宋体" w:eastAsia="宋体" w:hAnsi="宋体" w:hint="eastAsia"/>
          <w:lang w:eastAsia="zh"/>
        </w:rPr>
        <w:t>每一位爱好者都能分享生活、畅所欲言、与同好友善交流、扩大交际圈。</w:t>
      </w:r>
    </w:p>
    <w:p w14:paraId="6BA5E47E" w14:textId="77777777" w:rsidR="00446B85" w:rsidRDefault="00446B85">
      <w:pPr>
        <w:rPr>
          <w:rFonts w:hint="eastAsia"/>
        </w:rPr>
      </w:pPr>
    </w:p>
    <w:p w14:paraId="563BA989" w14:textId="77777777" w:rsidR="00446B85" w:rsidRDefault="00000000">
      <w:pPr>
        <w:pStyle w:val="2"/>
        <w:rPr>
          <w:rFonts w:hint="eastAsia"/>
        </w:rPr>
      </w:pPr>
      <w:bookmarkStart w:id="10" w:name="_Toc148635492"/>
      <w:r>
        <w:rPr>
          <w:rFonts w:hint="eastAsia"/>
        </w:rPr>
        <w:lastRenderedPageBreak/>
        <w:t>2</w:t>
      </w:r>
      <w:r>
        <w:rPr>
          <w:rFonts w:hint="eastAsia"/>
        </w:rPr>
        <w:t>、用户特点</w:t>
      </w:r>
      <w:bookmarkEnd w:id="10"/>
    </w:p>
    <w:p w14:paraId="49E3DF09" w14:textId="77777777" w:rsidR="00446B85" w:rsidRDefault="00000000">
      <w:pPr>
        <w:pStyle w:val="af2"/>
        <w:spacing w:line="360" w:lineRule="auto"/>
        <w:ind w:left="360"/>
        <w:rPr>
          <w:rFonts w:ascii="宋体" w:eastAsia="宋体" w:hAnsi="宋体"/>
        </w:rPr>
      </w:pPr>
      <w:r>
        <w:rPr>
          <w:rFonts w:ascii="宋体" w:eastAsia="宋体" w:hAnsi="宋体" w:hint="eastAsia"/>
        </w:rPr>
        <w:t>本系统的最终用户分为</w:t>
      </w:r>
      <w:r>
        <w:rPr>
          <w:rFonts w:ascii="宋体" w:eastAsia="宋体" w:hAnsi="宋体" w:hint="eastAsia"/>
          <w:b/>
          <w:bCs/>
        </w:rPr>
        <w:t>普通用户</w:t>
      </w:r>
      <w:r>
        <w:rPr>
          <w:rFonts w:ascii="宋体" w:eastAsia="宋体" w:hAnsi="宋体" w:hint="eastAsia"/>
        </w:rPr>
        <w:t>和</w:t>
      </w:r>
      <w:r>
        <w:rPr>
          <w:rFonts w:ascii="宋体" w:eastAsia="宋体" w:hAnsi="宋体" w:hint="eastAsia"/>
          <w:b/>
          <w:bCs/>
          <w:lang w:eastAsia="zh"/>
        </w:rPr>
        <w:t>系统</w:t>
      </w:r>
      <w:r>
        <w:rPr>
          <w:rFonts w:ascii="宋体" w:eastAsia="宋体" w:hAnsi="宋体" w:hint="eastAsia"/>
          <w:b/>
          <w:bCs/>
        </w:rPr>
        <w:t>管理员</w:t>
      </w:r>
      <w:r>
        <w:rPr>
          <w:rFonts w:ascii="宋体" w:eastAsia="宋体" w:hAnsi="宋体" w:hint="eastAsia"/>
        </w:rPr>
        <w:t>。</w:t>
      </w:r>
    </w:p>
    <w:p w14:paraId="45F0362F" w14:textId="77777777" w:rsidR="00446B85" w:rsidRDefault="00000000">
      <w:pPr>
        <w:pStyle w:val="af2"/>
        <w:spacing w:line="360" w:lineRule="auto"/>
        <w:ind w:left="360"/>
        <w:rPr>
          <w:rFonts w:ascii="宋体" w:eastAsia="宋体" w:hAnsi="宋体"/>
        </w:rPr>
      </w:pPr>
      <w:r>
        <w:rPr>
          <w:rFonts w:ascii="宋体" w:eastAsia="宋体" w:hAnsi="宋体" w:hint="eastAsia"/>
          <w:lang w:eastAsia="zh"/>
        </w:rPr>
        <w:t>系统</w:t>
      </w:r>
      <w:r>
        <w:rPr>
          <w:rFonts w:ascii="宋体" w:eastAsia="宋体" w:hAnsi="宋体" w:hint="eastAsia"/>
        </w:rPr>
        <w:t>管理员是整个</w:t>
      </w:r>
      <w:r>
        <w:rPr>
          <w:rFonts w:ascii="宋体" w:eastAsia="宋体" w:hAnsi="宋体" w:hint="eastAsia"/>
          <w:lang w:eastAsia="zh"/>
        </w:rPr>
        <w:t>主题频道交流</w:t>
      </w:r>
      <w:r>
        <w:rPr>
          <w:rFonts w:ascii="宋体" w:eastAsia="宋体" w:hAnsi="宋体" w:hint="eastAsia"/>
        </w:rPr>
        <w:t>平台的</w:t>
      </w:r>
      <w:r>
        <w:rPr>
          <w:rFonts w:ascii="宋体" w:eastAsia="宋体" w:hAnsi="宋体" w:hint="eastAsia"/>
          <w:b/>
          <w:bCs/>
        </w:rPr>
        <w:t>管理者</w:t>
      </w:r>
      <w:r>
        <w:rPr>
          <w:rFonts w:ascii="宋体" w:eastAsia="宋体" w:hAnsi="宋体" w:hint="eastAsia"/>
        </w:rPr>
        <w:t>和</w:t>
      </w:r>
      <w:r>
        <w:rPr>
          <w:rFonts w:ascii="宋体" w:eastAsia="宋体" w:hAnsi="宋体" w:hint="eastAsia"/>
          <w:b/>
          <w:bCs/>
        </w:rPr>
        <w:t>维护者</w:t>
      </w:r>
      <w:r>
        <w:rPr>
          <w:rFonts w:ascii="宋体" w:eastAsia="宋体" w:hAnsi="宋体" w:hint="eastAsia"/>
        </w:rPr>
        <w:t>，可以对用户的相关信息进行</w:t>
      </w:r>
      <w:r>
        <w:rPr>
          <w:rFonts w:ascii="宋体" w:eastAsia="宋体" w:hAnsi="宋体" w:hint="eastAsia"/>
          <w:lang w:eastAsia="zh"/>
        </w:rPr>
        <w:t>查询并</w:t>
      </w:r>
      <w:r>
        <w:rPr>
          <w:rFonts w:ascii="宋体" w:eastAsia="宋体" w:hAnsi="宋体" w:hint="eastAsia"/>
        </w:rPr>
        <w:t>修改，以及</w:t>
      </w:r>
      <w:r>
        <w:rPr>
          <w:rFonts w:ascii="宋体" w:eastAsia="宋体" w:hAnsi="宋体" w:hint="eastAsia"/>
          <w:lang w:eastAsia="zh"/>
        </w:rPr>
        <w:t>对主题频道创建、主题帖和评论的审核。</w:t>
      </w:r>
    </w:p>
    <w:p w14:paraId="2B5B81B7" w14:textId="77777777" w:rsidR="00446B85" w:rsidRDefault="00000000">
      <w:pPr>
        <w:pStyle w:val="af2"/>
        <w:spacing w:line="360" w:lineRule="auto"/>
        <w:ind w:left="360"/>
        <w:rPr>
          <w:rFonts w:ascii="宋体" w:eastAsia="宋体" w:hAnsi="宋体"/>
        </w:rPr>
      </w:pPr>
      <w:r>
        <w:rPr>
          <w:rFonts w:ascii="宋体" w:eastAsia="宋体" w:hAnsi="宋体" w:hint="eastAsia"/>
        </w:rPr>
        <w:t>普通用户是使用</w:t>
      </w:r>
      <w:r>
        <w:rPr>
          <w:rFonts w:ascii="宋体" w:eastAsia="宋体" w:hAnsi="宋体" w:hint="eastAsia"/>
          <w:lang w:eastAsia="zh"/>
        </w:rPr>
        <w:t>主题频道交流</w:t>
      </w:r>
      <w:r>
        <w:rPr>
          <w:rFonts w:ascii="宋体" w:eastAsia="宋体" w:hAnsi="宋体" w:hint="eastAsia"/>
        </w:rPr>
        <w:t>平台的主体，有</w:t>
      </w:r>
      <w:r>
        <w:rPr>
          <w:rFonts w:ascii="宋体" w:eastAsia="宋体" w:hAnsi="宋体" w:hint="eastAsia"/>
          <w:b/>
          <w:bCs/>
          <w:lang w:eastAsia="zh"/>
        </w:rPr>
        <w:t>普通用户</w:t>
      </w:r>
      <w:r>
        <w:rPr>
          <w:rFonts w:ascii="宋体" w:eastAsia="宋体" w:hAnsi="宋体" w:hint="eastAsia"/>
        </w:rPr>
        <w:t>及</w:t>
      </w:r>
      <w:r>
        <w:rPr>
          <w:rFonts w:ascii="宋体" w:eastAsia="宋体" w:hAnsi="宋体" w:hint="eastAsia"/>
          <w:b/>
          <w:bCs/>
          <w:lang w:eastAsia="zh"/>
        </w:rPr>
        <w:t>主题频道管理员</w:t>
      </w:r>
      <w:r>
        <w:rPr>
          <w:rFonts w:ascii="宋体" w:eastAsia="宋体" w:hAnsi="宋体" w:hint="eastAsia"/>
        </w:rPr>
        <w:t>两大身份。</w:t>
      </w:r>
    </w:p>
    <w:p w14:paraId="708C1EBF" w14:textId="77777777" w:rsidR="00446B85" w:rsidRDefault="00000000">
      <w:pPr>
        <w:pStyle w:val="af2"/>
        <w:spacing w:line="360" w:lineRule="auto"/>
        <w:ind w:leftChars="200" w:left="420"/>
        <w:rPr>
          <w:rFonts w:ascii="宋体" w:eastAsia="宋体" w:hAnsi="宋体"/>
        </w:rPr>
      </w:pPr>
      <w:r>
        <w:rPr>
          <w:rFonts w:ascii="宋体" w:eastAsia="宋体" w:hAnsi="宋体" w:hint="eastAsia"/>
        </w:rPr>
        <w:t>①作为</w:t>
      </w:r>
      <w:r>
        <w:rPr>
          <w:rFonts w:ascii="宋体" w:eastAsia="宋体" w:hAnsi="宋体" w:hint="eastAsia"/>
          <w:lang w:eastAsia="zh"/>
        </w:rPr>
        <w:t>主题频道管理员，用户创建频道后成为该频道的主题频道管理员，可以管理频道信息和频道成员</w:t>
      </w:r>
      <w:r>
        <w:rPr>
          <w:rFonts w:ascii="宋体" w:eastAsia="宋体" w:hAnsi="宋体" w:hint="eastAsia"/>
        </w:rPr>
        <w:t>；</w:t>
      </w:r>
    </w:p>
    <w:p w14:paraId="4A847A59" w14:textId="77777777" w:rsidR="00446B85" w:rsidRDefault="00000000">
      <w:pPr>
        <w:pStyle w:val="af2"/>
        <w:spacing w:line="360" w:lineRule="auto"/>
        <w:ind w:leftChars="200" w:left="420"/>
        <w:rPr>
          <w:rFonts w:ascii="宋体" w:eastAsia="宋体" w:hAnsi="宋体"/>
        </w:rPr>
      </w:pPr>
      <w:r>
        <w:rPr>
          <w:rFonts w:ascii="宋体" w:eastAsia="宋体" w:hAnsi="宋体" w:hint="eastAsia"/>
        </w:rPr>
        <w:t>②作为</w:t>
      </w:r>
      <w:r>
        <w:rPr>
          <w:rFonts w:ascii="宋体" w:eastAsia="宋体" w:hAnsi="宋体" w:hint="eastAsia"/>
          <w:lang w:eastAsia="zh"/>
        </w:rPr>
        <w:t>普通用户</w:t>
      </w:r>
      <w:r>
        <w:rPr>
          <w:rFonts w:ascii="宋体" w:eastAsia="宋体" w:hAnsi="宋体" w:hint="eastAsia"/>
        </w:rPr>
        <w:t>，可查看已</w:t>
      </w:r>
      <w:r>
        <w:rPr>
          <w:rFonts w:ascii="宋体" w:eastAsia="宋体" w:hAnsi="宋体" w:hint="eastAsia"/>
          <w:lang w:eastAsia="zh"/>
        </w:rPr>
        <w:t>创建的主题频道的信息，浏览主题帖</w:t>
      </w:r>
      <w:r>
        <w:rPr>
          <w:rFonts w:ascii="宋体" w:eastAsia="宋体" w:hAnsi="宋体" w:hint="eastAsia"/>
        </w:rPr>
        <w:t>，收藏或取消</w:t>
      </w:r>
      <w:r>
        <w:rPr>
          <w:rFonts w:ascii="宋体" w:eastAsia="宋体" w:hAnsi="宋体" w:hint="eastAsia"/>
          <w:lang w:eastAsia="zh"/>
        </w:rPr>
        <w:t>收藏主题帖</w:t>
      </w:r>
      <w:r>
        <w:rPr>
          <w:rFonts w:ascii="宋体" w:eastAsia="宋体" w:hAnsi="宋体" w:hint="eastAsia"/>
        </w:rPr>
        <w:t>、</w:t>
      </w:r>
      <w:r>
        <w:rPr>
          <w:rFonts w:ascii="宋体" w:eastAsia="宋体" w:hAnsi="宋体" w:hint="eastAsia"/>
          <w:lang w:eastAsia="zh"/>
        </w:rPr>
        <w:t>加入或退出主题频道</w:t>
      </w:r>
      <w:r>
        <w:rPr>
          <w:rFonts w:ascii="宋体" w:eastAsia="宋体" w:hAnsi="宋体" w:hint="eastAsia"/>
        </w:rPr>
        <w:t>；且所有用户可在</w:t>
      </w:r>
      <w:r>
        <w:rPr>
          <w:rFonts w:ascii="宋体" w:eastAsia="宋体" w:hAnsi="宋体" w:hint="eastAsia"/>
          <w:lang w:eastAsia="zh"/>
        </w:rPr>
        <w:t>已加入的主题频道中发布主题帖和在主题帖或评论下进行评论</w:t>
      </w:r>
      <w:r>
        <w:rPr>
          <w:rFonts w:ascii="宋体" w:eastAsia="宋体" w:hAnsi="宋体" w:hint="eastAsia"/>
        </w:rPr>
        <w:t>。</w:t>
      </w:r>
    </w:p>
    <w:p w14:paraId="57569700" w14:textId="77777777" w:rsidR="00446B85" w:rsidRDefault="00000000">
      <w:pPr>
        <w:pStyle w:val="2"/>
        <w:rPr>
          <w:rFonts w:hint="eastAsia"/>
        </w:rPr>
      </w:pPr>
      <w:bookmarkStart w:id="11" w:name="_Toc148635493"/>
      <w:r>
        <w:rPr>
          <w:rFonts w:hint="eastAsia"/>
        </w:rPr>
        <w:t>3</w:t>
      </w:r>
      <w:r>
        <w:rPr>
          <w:rFonts w:hint="eastAsia"/>
        </w:rPr>
        <w:t>、假定约束</w:t>
      </w:r>
      <w:bookmarkEnd w:id="11"/>
    </w:p>
    <w:p w14:paraId="2FEBBFB4" w14:textId="77777777" w:rsidR="00446B85" w:rsidRDefault="00000000">
      <w:pPr>
        <w:pStyle w:val="af2"/>
        <w:rPr>
          <w:rFonts w:ascii="宋体" w:eastAsia="宋体" w:hAnsi="宋体"/>
        </w:rPr>
      </w:pPr>
      <w:r>
        <w:rPr>
          <w:rFonts w:ascii="宋体" w:eastAsia="宋体" w:hAnsi="宋体" w:hint="eastAsia"/>
        </w:rPr>
        <w:t>经费限制：3</w:t>
      </w:r>
      <w:r>
        <w:rPr>
          <w:rFonts w:ascii="宋体" w:eastAsia="宋体" w:hAnsi="宋体"/>
        </w:rPr>
        <w:t>000</w:t>
      </w:r>
      <w:r>
        <w:rPr>
          <w:rFonts w:ascii="宋体" w:eastAsia="宋体" w:hAnsi="宋体" w:hint="eastAsia"/>
        </w:rPr>
        <w:t>元</w:t>
      </w:r>
    </w:p>
    <w:p w14:paraId="02263B07" w14:textId="77777777" w:rsidR="00446B85" w:rsidRDefault="00000000">
      <w:pPr>
        <w:spacing w:line="360" w:lineRule="auto"/>
        <w:ind w:firstLine="420"/>
        <w:rPr>
          <w:rFonts w:ascii="宋体" w:eastAsia="宋体" w:hAnsi="宋体"/>
        </w:rPr>
      </w:pPr>
      <w:r>
        <w:rPr>
          <w:rFonts w:ascii="宋体" w:eastAsia="宋体" w:hAnsi="宋体" w:hint="eastAsia"/>
        </w:rPr>
        <w:t>开发期限：一年</w:t>
      </w:r>
    </w:p>
    <w:p w14:paraId="0FB33ED5" w14:textId="77777777" w:rsidR="00446B85" w:rsidRDefault="00446B85">
      <w:pPr>
        <w:rPr>
          <w:rFonts w:ascii="宋体" w:eastAsia="宋体" w:hAnsi="宋体"/>
        </w:rPr>
      </w:pPr>
    </w:p>
    <w:p w14:paraId="6A7E2933" w14:textId="77777777" w:rsidR="00446B85" w:rsidRDefault="00000000">
      <w:pPr>
        <w:pStyle w:val="1"/>
        <w:rPr>
          <w:rFonts w:ascii="华文中宋" w:eastAsia="华文中宋" w:hAnsi="华文中宋" w:hint="eastAsia"/>
          <w:sz w:val="32"/>
          <w:szCs w:val="32"/>
        </w:rPr>
      </w:pPr>
      <w:bookmarkStart w:id="12" w:name="_Toc148635494"/>
      <w:r>
        <w:rPr>
          <w:rFonts w:ascii="华文中宋" w:eastAsia="华文中宋" w:hAnsi="华文中宋" w:hint="eastAsia"/>
          <w:sz w:val="32"/>
          <w:szCs w:val="32"/>
        </w:rPr>
        <w:t>三、需求规定</w:t>
      </w:r>
      <w:bookmarkEnd w:id="12"/>
    </w:p>
    <w:p w14:paraId="04FF86BD" w14:textId="77777777" w:rsidR="00446B85" w:rsidRDefault="00000000">
      <w:pPr>
        <w:pStyle w:val="2"/>
        <w:rPr>
          <w:rFonts w:hint="eastAsia"/>
        </w:rPr>
      </w:pPr>
      <w:bookmarkStart w:id="13" w:name="_Toc148635495"/>
      <w:r>
        <w:rPr>
          <w:rFonts w:hint="eastAsia"/>
        </w:rPr>
        <w:t>1</w:t>
      </w:r>
      <w:r>
        <w:rPr>
          <w:rFonts w:hint="eastAsia"/>
        </w:rPr>
        <w:t>、功能规定</w:t>
      </w:r>
      <w:bookmarkEnd w:id="13"/>
    </w:p>
    <w:p w14:paraId="59E0A1C7" w14:textId="77777777" w:rsidR="00446B85" w:rsidRDefault="00000000">
      <w:pPr>
        <w:pStyle w:val="3"/>
        <w:rPr>
          <w:rFonts w:hint="eastAsia"/>
        </w:rPr>
      </w:pPr>
      <w:bookmarkStart w:id="14" w:name="_Toc148635496"/>
      <w:r>
        <w:rPr>
          <w:rFonts w:hint="eastAsia"/>
        </w:rPr>
        <w:t>1</w:t>
      </w:r>
      <w:r>
        <w:t>.1</w:t>
      </w:r>
      <w:r>
        <w:rPr>
          <w:rFonts w:hint="eastAsia"/>
        </w:rPr>
        <w:t>模块</w:t>
      </w:r>
      <w:bookmarkEnd w:id="14"/>
    </w:p>
    <w:p w14:paraId="19AB3413" w14:textId="77777777" w:rsidR="00446B85" w:rsidRDefault="00000000">
      <w:pPr>
        <w:pStyle w:val="4"/>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w:t>
      </w:r>
      <w:r>
        <w:rPr>
          <w:rFonts w:ascii="宋体" w:hAnsi="宋体"/>
          <w:szCs w:val="21"/>
        </w:rPr>
        <w:t>1</w:t>
      </w:r>
      <w:r>
        <w:rPr>
          <w:rFonts w:ascii="宋体" w:hAnsi="宋体" w:hint="eastAsia"/>
          <w:szCs w:val="21"/>
        </w:rPr>
        <w:t>账户信息管理模块</w:t>
      </w:r>
    </w:p>
    <w:p w14:paraId="57F97C24" w14:textId="77777777" w:rsidR="00446B85" w:rsidRDefault="00000000">
      <w:pPr>
        <w:pStyle w:val="af2"/>
        <w:ind w:left="360"/>
        <w:rPr>
          <w:rFonts w:ascii="宋体" w:eastAsia="宋体" w:hAnsi="宋体"/>
        </w:rPr>
      </w:pPr>
      <w:r>
        <w:rPr>
          <w:rFonts w:ascii="宋体" w:eastAsia="宋体" w:hAnsi="宋体" w:hint="eastAsia"/>
        </w:rPr>
        <w:t xml:space="preserve">该模块实现对进行用户信息增添、删除、查找、修改等操作，分别对应于用户的注册、注销、登录、查找用户、修改用户信息功能。 </w:t>
      </w:r>
    </w:p>
    <w:p w14:paraId="191C569C" w14:textId="77777777" w:rsidR="00446B85" w:rsidRDefault="00000000">
      <w:pPr>
        <w:pStyle w:val="af2"/>
        <w:ind w:left="360" w:firstLineChars="0" w:firstLine="0"/>
        <w:rPr>
          <w:rFonts w:ascii="宋体" w:eastAsia="宋体" w:hAnsi="宋体"/>
          <w:b/>
          <w:bCs/>
        </w:rPr>
      </w:pPr>
      <w:r>
        <w:rPr>
          <w:rFonts w:ascii="宋体" w:eastAsia="宋体" w:hAnsi="宋体" w:hint="eastAsia"/>
          <w:b/>
          <w:bCs/>
        </w:rPr>
        <w:t>①用户注册</w:t>
      </w:r>
    </w:p>
    <w:p w14:paraId="6F3356DE" w14:textId="77777777" w:rsidR="00446B85" w:rsidRDefault="00000000">
      <w:pPr>
        <w:pStyle w:val="af2"/>
        <w:ind w:left="360" w:firstLineChars="0" w:firstLine="0"/>
        <w:rPr>
          <w:rFonts w:ascii="宋体" w:eastAsia="宋体" w:hAnsi="宋体"/>
          <w:lang w:eastAsia="zh"/>
        </w:rPr>
      </w:pPr>
      <w:r>
        <w:rPr>
          <w:rFonts w:ascii="宋体" w:eastAsia="宋体" w:hAnsi="宋体" w:hint="eastAsia"/>
          <w:lang w:eastAsia="zh"/>
        </w:rPr>
        <w:t>用户应该使用手机号作为账号并设置密码进行注册。</w:t>
      </w:r>
    </w:p>
    <w:p w14:paraId="1F986555" w14:textId="77777777" w:rsidR="00446B85" w:rsidRDefault="00000000">
      <w:pPr>
        <w:pStyle w:val="af2"/>
        <w:ind w:left="360" w:firstLineChars="0" w:firstLine="0"/>
        <w:rPr>
          <w:rFonts w:ascii="宋体" w:eastAsia="宋体" w:hAnsi="宋体"/>
        </w:rPr>
      </w:pPr>
      <w:r>
        <w:rPr>
          <w:rFonts w:ascii="宋体" w:eastAsia="宋体" w:hAnsi="宋体" w:hint="eastAsia"/>
          <w:lang w:eastAsia="zh"/>
        </w:rPr>
        <w:t>在注册过程中，需要检验用户的账号（所用来注册的手机号）是否已经被注册使用</w:t>
      </w:r>
      <w:r>
        <w:rPr>
          <w:rFonts w:ascii="宋体" w:eastAsia="宋体" w:hAnsi="宋体" w:hint="eastAsia"/>
        </w:rPr>
        <w:t>过，要求同一个账号名下的账户不能被重复注册。</w:t>
      </w:r>
    </w:p>
    <w:p w14:paraId="347429E6" w14:textId="77777777" w:rsidR="00446B85" w:rsidRDefault="00000000">
      <w:pPr>
        <w:pStyle w:val="af2"/>
        <w:ind w:left="360" w:firstLineChars="0" w:firstLine="0"/>
        <w:rPr>
          <w:rFonts w:ascii="宋体" w:eastAsia="宋体" w:hAnsi="宋体"/>
          <w:lang w:eastAsia="zh"/>
        </w:rPr>
      </w:pPr>
      <w:r>
        <w:rPr>
          <w:rFonts w:ascii="宋体" w:eastAsia="宋体" w:hAnsi="宋体" w:hint="eastAsia"/>
          <w:lang w:eastAsia="zh"/>
        </w:rPr>
        <w:t>用户在注册时需输入两次密码，并检验两次密码是否相同，若不相同需要重新输入。</w:t>
      </w:r>
    </w:p>
    <w:p w14:paraId="677822FC" w14:textId="77777777" w:rsidR="00446B85" w:rsidRDefault="00000000">
      <w:pPr>
        <w:pStyle w:val="af2"/>
        <w:ind w:left="360" w:firstLineChars="0" w:firstLine="0"/>
        <w:rPr>
          <w:rFonts w:ascii="宋体" w:eastAsia="宋体" w:hAnsi="宋体"/>
          <w:lang w:eastAsia="zh"/>
        </w:rPr>
      </w:pPr>
      <w:r>
        <w:rPr>
          <w:rFonts w:ascii="宋体" w:eastAsia="宋体" w:hAnsi="宋体" w:hint="eastAsia"/>
          <w:lang w:eastAsia="zh"/>
        </w:rPr>
        <w:t>完成账号密码输入后需要填写对应账号接收到的验证码，正确输入验证码后注册成功并</w:t>
      </w:r>
      <w:r>
        <w:rPr>
          <w:rFonts w:ascii="宋体" w:eastAsia="宋体" w:hAnsi="宋体" w:hint="eastAsia"/>
          <w:lang w:eastAsia="zh"/>
        </w:rPr>
        <w:lastRenderedPageBreak/>
        <w:t>可登录系统，否则注册失败。</w:t>
      </w:r>
    </w:p>
    <w:p w14:paraId="06E313DD" w14:textId="77777777" w:rsidR="00446B85" w:rsidRDefault="00000000">
      <w:pPr>
        <w:pStyle w:val="af2"/>
        <w:ind w:left="360" w:firstLineChars="0" w:firstLine="0"/>
        <w:rPr>
          <w:rFonts w:ascii="宋体" w:eastAsia="宋体" w:hAnsi="宋体"/>
          <w:lang w:eastAsia="zh"/>
        </w:rPr>
      </w:pPr>
      <w:r>
        <w:rPr>
          <w:rFonts w:ascii="宋体" w:eastAsia="宋体" w:hAnsi="宋体" w:hint="eastAsia"/>
          <w:lang w:eastAsia="zh"/>
        </w:rPr>
        <w:t>管理员无需注册，账号由后台分配。</w:t>
      </w:r>
    </w:p>
    <w:p w14:paraId="507DB17E" w14:textId="77777777" w:rsidR="00446B85" w:rsidRDefault="00000000">
      <w:pPr>
        <w:pStyle w:val="af2"/>
        <w:ind w:left="360" w:firstLineChars="0" w:firstLine="0"/>
        <w:rPr>
          <w:rFonts w:ascii="宋体" w:eastAsia="宋体" w:hAnsi="宋体"/>
          <w:b/>
          <w:bCs/>
        </w:rPr>
      </w:pPr>
      <w:r>
        <w:rPr>
          <w:rFonts w:ascii="宋体" w:eastAsia="宋体" w:hAnsi="宋体" w:hint="eastAsia"/>
          <w:b/>
          <w:bCs/>
        </w:rPr>
        <w:t>②用户登录</w:t>
      </w:r>
    </w:p>
    <w:p w14:paraId="010F0F0F" w14:textId="77777777" w:rsidR="00446B85" w:rsidRDefault="00000000">
      <w:pPr>
        <w:pStyle w:val="af2"/>
        <w:ind w:left="360" w:firstLineChars="0" w:firstLine="0"/>
        <w:rPr>
          <w:rFonts w:ascii="宋体" w:eastAsia="宋体" w:hAnsi="宋体"/>
          <w:lang w:eastAsia="zh"/>
        </w:rPr>
      </w:pPr>
      <w:r>
        <w:rPr>
          <w:rFonts w:ascii="宋体" w:eastAsia="宋体" w:hAnsi="宋体" w:hint="eastAsia"/>
          <w:lang w:eastAsia="zh"/>
        </w:rPr>
        <w:t>用户使用注册成功的账号并依次输入密码和验证码（系统自动生成）进行登录；或者可以通过使用账户手机号+验证码（需要系统发送）验证的方式进行登录；</w:t>
      </w:r>
    </w:p>
    <w:p w14:paraId="39C17596" w14:textId="77777777" w:rsidR="00446B85" w:rsidRDefault="00000000">
      <w:pPr>
        <w:pStyle w:val="af2"/>
        <w:ind w:left="360" w:firstLineChars="0" w:firstLine="0"/>
        <w:rPr>
          <w:rFonts w:ascii="宋体" w:eastAsia="宋体" w:hAnsi="宋体"/>
          <w:lang w:eastAsia="zh"/>
        </w:rPr>
      </w:pPr>
      <w:r>
        <w:rPr>
          <w:rFonts w:ascii="宋体" w:eastAsia="宋体" w:hAnsi="宋体" w:hint="eastAsia"/>
          <w:lang w:eastAsia="zh"/>
        </w:rPr>
        <w:t>其中需要检验登录使用的账户是否存在，密码，验证码是否正确，提交</w:t>
      </w:r>
      <w:r>
        <w:rPr>
          <w:rFonts w:ascii="宋体" w:eastAsia="宋体" w:hAnsi="宋体"/>
          <w:lang w:eastAsia="zh"/>
        </w:rPr>
        <w:t>登录</w:t>
      </w:r>
      <w:r>
        <w:rPr>
          <w:rFonts w:ascii="宋体" w:eastAsia="宋体" w:hAnsi="宋体" w:hint="eastAsia"/>
          <w:lang w:eastAsia="zh"/>
        </w:rPr>
        <w:t>后提示是否登录成功，登录成功则跳转系统页面。</w:t>
      </w:r>
    </w:p>
    <w:p w14:paraId="4DC8CBBE" w14:textId="77777777" w:rsidR="00446B85" w:rsidRDefault="00000000">
      <w:pPr>
        <w:pStyle w:val="af2"/>
        <w:ind w:left="360" w:firstLineChars="0" w:firstLine="0"/>
        <w:rPr>
          <w:rFonts w:ascii="宋体" w:eastAsia="宋体" w:hAnsi="宋体"/>
          <w:b/>
          <w:bCs/>
        </w:rPr>
      </w:pPr>
      <w:r>
        <w:rPr>
          <w:rFonts w:ascii="宋体" w:eastAsia="宋体" w:hAnsi="宋体" w:hint="eastAsia"/>
          <w:b/>
          <w:bCs/>
        </w:rPr>
        <w:t>③修改用户信息</w:t>
      </w:r>
    </w:p>
    <w:p w14:paraId="2B3D0B92" w14:textId="77777777" w:rsidR="00446B85" w:rsidRDefault="00000000">
      <w:pPr>
        <w:pStyle w:val="af2"/>
        <w:ind w:left="360" w:firstLineChars="0" w:firstLine="0"/>
        <w:rPr>
          <w:rFonts w:ascii="宋体" w:eastAsia="宋体" w:hAnsi="宋体"/>
          <w:lang w:eastAsia="zh"/>
        </w:rPr>
      </w:pPr>
      <w:r>
        <w:rPr>
          <w:rFonts w:ascii="宋体" w:eastAsia="宋体" w:hAnsi="宋体"/>
          <w:lang w:eastAsia="zh"/>
        </w:rPr>
        <w:t>登录</w:t>
      </w:r>
      <w:r>
        <w:rPr>
          <w:rFonts w:ascii="宋体" w:eastAsia="宋体" w:hAnsi="宋体" w:hint="eastAsia"/>
          <w:lang w:eastAsia="zh"/>
        </w:rPr>
        <w:t>后用户可以通过该功能修改自己的用户信息，例如：用户名（注册后初始为系统设置的默认名），个人信息、密码等项目。</w:t>
      </w:r>
    </w:p>
    <w:p w14:paraId="5FF1A7D2" w14:textId="77777777" w:rsidR="00446B85" w:rsidRDefault="00000000">
      <w:pPr>
        <w:pStyle w:val="af2"/>
        <w:ind w:left="360" w:firstLineChars="0" w:firstLine="0"/>
        <w:rPr>
          <w:rFonts w:ascii="宋体" w:eastAsia="宋体" w:hAnsi="宋体"/>
          <w:lang w:eastAsia="zh"/>
        </w:rPr>
      </w:pPr>
      <w:r>
        <w:rPr>
          <w:rFonts w:ascii="宋体" w:eastAsia="宋体" w:hAnsi="宋体" w:hint="eastAsia"/>
          <w:lang w:eastAsia="zh"/>
        </w:rPr>
        <w:t>管理员可以修改任意用户的用户信息。</w:t>
      </w:r>
    </w:p>
    <w:p w14:paraId="54BFFD94" w14:textId="77777777" w:rsidR="00446B85" w:rsidRDefault="00000000">
      <w:pPr>
        <w:pStyle w:val="af2"/>
        <w:ind w:left="360" w:firstLineChars="0" w:firstLine="0"/>
        <w:rPr>
          <w:rFonts w:ascii="宋体" w:eastAsia="宋体" w:hAnsi="宋体"/>
          <w:b/>
          <w:bCs/>
        </w:rPr>
      </w:pPr>
      <w:r>
        <w:rPr>
          <w:rFonts w:ascii="宋体" w:eastAsia="宋体" w:hAnsi="宋体" w:hint="eastAsia"/>
          <w:b/>
          <w:bCs/>
        </w:rPr>
        <w:t>④注销账号</w:t>
      </w:r>
    </w:p>
    <w:p w14:paraId="646FEBE2" w14:textId="77777777" w:rsidR="00446B85" w:rsidRDefault="00000000">
      <w:pPr>
        <w:pStyle w:val="af2"/>
        <w:ind w:left="360" w:firstLineChars="0" w:firstLine="0"/>
        <w:rPr>
          <w:rFonts w:ascii="宋体" w:eastAsia="宋体" w:hAnsi="宋体"/>
          <w:lang w:eastAsia="zh"/>
        </w:rPr>
      </w:pPr>
      <w:r>
        <w:rPr>
          <w:rFonts w:ascii="宋体" w:eastAsia="宋体" w:hAnsi="宋体" w:hint="eastAsia"/>
        </w:rPr>
        <w:t>登录后用户可以通过该功能注销账户，注销后将不可登录，需重新注册。</w:t>
      </w:r>
    </w:p>
    <w:p w14:paraId="34B92421" w14:textId="77777777" w:rsidR="00446B85" w:rsidRDefault="00000000">
      <w:pPr>
        <w:pStyle w:val="af2"/>
        <w:ind w:left="360" w:firstLineChars="0" w:firstLine="0"/>
        <w:rPr>
          <w:rFonts w:ascii="宋体" w:eastAsia="宋体" w:hAnsi="宋体"/>
          <w:b/>
          <w:bCs/>
        </w:rPr>
      </w:pPr>
      <w:r>
        <w:rPr>
          <w:rFonts w:ascii="宋体" w:eastAsia="宋体" w:hAnsi="宋体" w:hint="eastAsia"/>
          <w:b/>
          <w:bCs/>
          <w:lang w:eastAsia="zh"/>
        </w:rPr>
        <w:t>⑤</w:t>
      </w:r>
      <w:commentRangeStart w:id="15"/>
      <w:commentRangeStart w:id="16"/>
      <w:r>
        <w:rPr>
          <w:rFonts w:ascii="宋体" w:eastAsia="宋体" w:hAnsi="宋体" w:hint="eastAsia"/>
          <w:b/>
          <w:bCs/>
        </w:rPr>
        <w:t>查询账户</w:t>
      </w:r>
      <w:commentRangeEnd w:id="15"/>
      <w:r>
        <w:rPr>
          <w:rStyle w:val="af"/>
        </w:rPr>
        <w:commentReference w:id="15"/>
      </w:r>
      <w:commentRangeEnd w:id="16"/>
      <w:r>
        <w:commentReference w:id="16"/>
      </w:r>
    </w:p>
    <w:p w14:paraId="3DABD676" w14:textId="77777777" w:rsidR="00446B85" w:rsidRDefault="00000000">
      <w:pPr>
        <w:pStyle w:val="af2"/>
        <w:ind w:left="360" w:firstLineChars="0" w:firstLine="0"/>
        <w:rPr>
          <w:rFonts w:ascii="宋体" w:eastAsia="宋体" w:hAnsi="宋体"/>
        </w:rPr>
      </w:pPr>
      <w:r>
        <w:rPr>
          <w:rFonts w:ascii="宋体" w:eastAsia="宋体" w:hAnsi="宋体" w:hint="eastAsia"/>
        </w:rPr>
        <w:t>管理员</w:t>
      </w:r>
      <w:r>
        <w:rPr>
          <w:rFonts w:ascii="宋体" w:eastAsia="宋体" w:hAnsi="宋体" w:hint="eastAsia"/>
          <w:lang w:eastAsia="zh"/>
        </w:rPr>
        <w:t>和用户</w:t>
      </w:r>
      <w:r>
        <w:rPr>
          <w:rFonts w:ascii="宋体" w:eastAsia="宋体" w:hAnsi="宋体" w:hint="eastAsia"/>
        </w:rPr>
        <w:t>登录后</w:t>
      </w:r>
      <w:r>
        <w:rPr>
          <w:rFonts w:ascii="宋体" w:eastAsia="宋体" w:hAnsi="宋体" w:hint="eastAsia"/>
          <w:lang w:eastAsia="zh"/>
        </w:rPr>
        <w:t>能够</w:t>
      </w:r>
      <w:r>
        <w:rPr>
          <w:rFonts w:ascii="宋体" w:eastAsia="宋体" w:hAnsi="宋体" w:hint="eastAsia"/>
        </w:rPr>
        <w:t>对用户账户进行查询</w:t>
      </w:r>
      <w:r>
        <w:rPr>
          <w:rFonts w:ascii="宋体" w:eastAsia="宋体" w:hAnsi="宋体" w:hint="eastAsia"/>
          <w:lang w:eastAsia="zh"/>
        </w:rPr>
        <w:t>，</w:t>
      </w:r>
      <w:commentRangeStart w:id="19"/>
      <w:r>
        <w:rPr>
          <w:rFonts w:ascii="宋体" w:eastAsia="宋体" w:hAnsi="宋体" w:hint="eastAsia"/>
        </w:rPr>
        <w:t>包括通过用户名、手机号等</w:t>
      </w:r>
      <w:r>
        <w:rPr>
          <w:rFonts w:ascii="宋体" w:eastAsia="宋体" w:hAnsi="宋体" w:hint="eastAsia"/>
          <w:lang w:eastAsia="zh"/>
        </w:rPr>
        <w:t>条件</w:t>
      </w:r>
      <w:r>
        <w:rPr>
          <w:rFonts w:ascii="宋体" w:eastAsia="宋体" w:hAnsi="宋体" w:hint="eastAsia"/>
        </w:rPr>
        <w:t>搜索用户、查看用户列表、浏览用户详细信息等。</w:t>
      </w:r>
      <w:commentRangeEnd w:id="19"/>
      <w:r>
        <w:commentReference w:id="19"/>
      </w:r>
    </w:p>
    <w:p w14:paraId="044F49DB" w14:textId="77777777" w:rsidR="00446B85" w:rsidRDefault="00000000">
      <w:pPr>
        <w:pStyle w:val="af2"/>
        <w:ind w:left="360" w:firstLineChars="0" w:firstLine="0"/>
        <w:rPr>
          <w:rFonts w:ascii="宋体" w:eastAsia="宋体" w:hAnsi="宋体"/>
          <w:b/>
          <w:bCs/>
        </w:rPr>
      </w:pPr>
      <w:r>
        <w:rPr>
          <w:rFonts w:ascii="宋体" w:eastAsia="宋体" w:hAnsi="宋体" w:hint="eastAsia"/>
          <w:b/>
          <w:bCs/>
          <w:lang w:eastAsia="zh"/>
        </w:rPr>
        <w:t>⑥忘记</w:t>
      </w:r>
      <w:r>
        <w:rPr>
          <w:rFonts w:ascii="宋体" w:eastAsia="宋体" w:hAnsi="宋体" w:hint="eastAsia"/>
          <w:b/>
          <w:bCs/>
        </w:rPr>
        <w:t>密码</w:t>
      </w:r>
    </w:p>
    <w:p w14:paraId="70D119FE" w14:textId="77777777" w:rsidR="00446B85" w:rsidRDefault="00000000">
      <w:pPr>
        <w:pStyle w:val="af2"/>
        <w:ind w:left="360" w:firstLineChars="0" w:firstLine="0"/>
        <w:rPr>
          <w:rFonts w:ascii="宋体" w:eastAsia="宋体" w:hAnsi="宋体"/>
        </w:rPr>
      </w:pPr>
      <w:commentRangeStart w:id="21"/>
      <w:commentRangeStart w:id="22"/>
      <w:r>
        <w:rPr>
          <w:rFonts w:ascii="宋体" w:eastAsia="宋体" w:hAnsi="宋体" w:hint="eastAsia"/>
        </w:rPr>
        <w:t>用户可以通过该功能</w:t>
      </w:r>
      <w:r>
        <w:rPr>
          <w:rFonts w:ascii="宋体" w:eastAsia="宋体" w:hAnsi="宋体" w:hint="eastAsia"/>
          <w:lang w:eastAsia="zh"/>
        </w:rPr>
        <w:t>在未登录的情况下修改指定手机号的</w:t>
      </w:r>
      <w:r>
        <w:rPr>
          <w:rFonts w:ascii="宋体" w:eastAsia="宋体" w:hAnsi="宋体" w:hint="eastAsia"/>
        </w:rPr>
        <w:t>密码</w:t>
      </w:r>
      <w:r>
        <w:rPr>
          <w:rFonts w:ascii="宋体" w:eastAsia="宋体" w:hAnsi="宋体" w:hint="eastAsia"/>
          <w:lang w:eastAsia="zh"/>
        </w:rPr>
        <w:t>，系统将给用户手机号发送验证码，通过比对用户输入的验证码与系统所发送的验证</w:t>
      </w:r>
      <w:proofErr w:type="gramStart"/>
      <w:r>
        <w:rPr>
          <w:rFonts w:ascii="宋体" w:eastAsia="宋体" w:hAnsi="宋体" w:hint="eastAsia"/>
          <w:lang w:eastAsia="zh"/>
        </w:rPr>
        <w:t>码是否</w:t>
      </w:r>
      <w:proofErr w:type="gramEnd"/>
      <w:r>
        <w:rPr>
          <w:rFonts w:ascii="宋体" w:eastAsia="宋体" w:hAnsi="宋体" w:hint="eastAsia"/>
          <w:lang w:eastAsia="zh"/>
        </w:rPr>
        <w:t>一致，确保是否为用户本人操作</w:t>
      </w:r>
      <w:r>
        <w:rPr>
          <w:rFonts w:ascii="宋体" w:eastAsia="宋体" w:hAnsi="宋体" w:hint="eastAsia"/>
        </w:rPr>
        <w:t>。</w:t>
      </w:r>
      <w:commentRangeEnd w:id="21"/>
      <w:r>
        <w:rPr>
          <w:rStyle w:val="af"/>
        </w:rPr>
        <w:commentReference w:id="21"/>
      </w:r>
      <w:commentRangeEnd w:id="22"/>
      <w:r>
        <w:commentReference w:id="22"/>
      </w:r>
    </w:p>
    <w:p w14:paraId="20DF1166" w14:textId="77777777" w:rsidR="00446B85" w:rsidRDefault="00446B85">
      <w:pPr>
        <w:rPr>
          <w:rFonts w:hint="eastAsia"/>
          <w:lang w:eastAsia="zh"/>
        </w:rPr>
      </w:pPr>
    </w:p>
    <w:p w14:paraId="28AB2DBA" w14:textId="77777777" w:rsidR="00446B85" w:rsidRDefault="00000000">
      <w:pPr>
        <w:pStyle w:val="4"/>
        <w:rPr>
          <w:rFonts w:ascii="宋体" w:hAnsi="宋体"/>
          <w:szCs w:val="21"/>
          <w:lang w:eastAsia="zh"/>
        </w:rPr>
      </w:pPr>
      <w:r>
        <w:rPr>
          <w:rFonts w:ascii="宋体" w:hAnsi="宋体" w:hint="eastAsia"/>
          <w:szCs w:val="21"/>
        </w:rPr>
        <w:t>1</w:t>
      </w:r>
      <w:r>
        <w:rPr>
          <w:rFonts w:ascii="宋体" w:hAnsi="宋体"/>
          <w:szCs w:val="21"/>
        </w:rPr>
        <w:t>.1.2</w:t>
      </w:r>
      <w:commentRangeStart w:id="24"/>
      <w:commentRangeStart w:id="25"/>
      <w:r>
        <w:rPr>
          <w:rFonts w:ascii="宋体" w:hAnsi="宋体" w:hint="eastAsia"/>
          <w:szCs w:val="21"/>
          <w:lang w:eastAsia="zh"/>
        </w:rPr>
        <w:t>主题频道</w:t>
      </w:r>
      <w:r>
        <w:rPr>
          <w:rFonts w:ascii="宋体" w:hAnsi="宋体" w:hint="eastAsia"/>
          <w:szCs w:val="21"/>
        </w:rPr>
        <w:t>管理模块</w:t>
      </w:r>
      <w:commentRangeEnd w:id="24"/>
      <w:r>
        <w:rPr>
          <w:rStyle w:val="af"/>
          <w:rFonts w:asciiTheme="minorHAnsi" w:eastAsiaTheme="minorEastAsia" w:hAnsiTheme="minorHAnsi" w:cstheme="minorBidi"/>
          <w:b w:val="0"/>
          <w:bCs w:val="0"/>
        </w:rPr>
        <w:commentReference w:id="24"/>
      </w:r>
      <w:commentRangeEnd w:id="25"/>
      <w:r>
        <w:commentReference w:id="25"/>
      </w:r>
    </w:p>
    <w:p w14:paraId="4A0610D6" w14:textId="77777777" w:rsidR="00446B85" w:rsidRDefault="00000000">
      <w:pPr>
        <w:pStyle w:val="af2"/>
        <w:ind w:left="360"/>
        <w:rPr>
          <w:rFonts w:ascii="宋体" w:eastAsia="宋体" w:hAnsi="宋体"/>
        </w:rPr>
      </w:pPr>
      <w:r>
        <w:rPr>
          <w:rFonts w:ascii="宋体" w:eastAsia="宋体" w:hAnsi="宋体" w:hint="eastAsia"/>
        </w:rPr>
        <w:t>该模块用于</w:t>
      </w:r>
      <w:r>
        <w:rPr>
          <w:rFonts w:ascii="宋体" w:eastAsia="宋体" w:hAnsi="宋体" w:hint="eastAsia"/>
          <w:lang w:eastAsia="zh"/>
        </w:rPr>
        <w:t>主题频道信息、状态的管理</w:t>
      </w:r>
      <w:r>
        <w:rPr>
          <w:rFonts w:ascii="宋体" w:eastAsia="宋体" w:hAnsi="宋体" w:hint="eastAsia"/>
        </w:rPr>
        <w:t>，实现</w:t>
      </w:r>
      <w:r>
        <w:rPr>
          <w:rFonts w:ascii="宋体" w:eastAsia="宋体" w:hAnsi="宋体" w:hint="eastAsia"/>
          <w:lang w:eastAsia="zh"/>
        </w:rPr>
        <w:t>主题频道的创建、审核、创建加入表单，主题频道信息的修改，主题频道的解散，用户可以查看主题频道。</w:t>
      </w:r>
    </w:p>
    <w:p w14:paraId="65C0BA88" w14:textId="77777777" w:rsidR="00446B85" w:rsidRDefault="00000000">
      <w:pPr>
        <w:pStyle w:val="af2"/>
        <w:ind w:left="360" w:firstLineChars="0" w:firstLine="0"/>
        <w:rPr>
          <w:rFonts w:ascii="宋体" w:eastAsia="宋体" w:hAnsi="宋体"/>
          <w:b/>
          <w:bCs/>
        </w:rPr>
      </w:pPr>
      <w:r>
        <w:rPr>
          <w:rFonts w:ascii="宋体" w:eastAsia="宋体" w:hAnsi="宋体" w:hint="eastAsia"/>
          <w:b/>
          <w:bCs/>
        </w:rPr>
        <w:t>①</w:t>
      </w:r>
      <w:r>
        <w:rPr>
          <w:rFonts w:ascii="宋体" w:eastAsia="宋体" w:hAnsi="宋体" w:hint="eastAsia"/>
          <w:b/>
          <w:bCs/>
          <w:lang w:eastAsia="zh"/>
        </w:rPr>
        <w:t>创建主题频道</w:t>
      </w:r>
    </w:p>
    <w:p w14:paraId="2DC0D69D" w14:textId="77777777" w:rsidR="00446B85" w:rsidRDefault="00000000">
      <w:pPr>
        <w:pStyle w:val="af2"/>
        <w:ind w:left="360" w:firstLineChars="0" w:firstLine="0"/>
        <w:rPr>
          <w:rFonts w:ascii="宋体" w:eastAsia="宋体" w:hAnsi="宋体"/>
          <w:lang w:eastAsia="zh"/>
        </w:rPr>
      </w:pPr>
      <w:r>
        <w:rPr>
          <w:rFonts w:ascii="宋体" w:eastAsia="宋体" w:hAnsi="宋体" w:hint="eastAsia"/>
        </w:rPr>
        <w:t>用户可以</w:t>
      </w:r>
      <w:r>
        <w:rPr>
          <w:rFonts w:ascii="宋体" w:eastAsia="宋体" w:hAnsi="宋体" w:hint="eastAsia"/>
          <w:lang w:eastAsia="zh"/>
        </w:rPr>
        <w:t>填写创建表单创建主题频道</w:t>
      </w:r>
      <w:r>
        <w:rPr>
          <w:rFonts w:ascii="宋体" w:eastAsia="宋体" w:hAnsi="宋体" w:hint="eastAsia"/>
        </w:rPr>
        <w:t>，该信息包括</w:t>
      </w:r>
      <w:r>
        <w:rPr>
          <w:rFonts w:ascii="宋体" w:eastAsia="宋体" w:hAnsi="宋体" w:hint="eastAsia"/>
          <w:lang w:eastAsia="zh"/>
        </w:rPr>
        <w:t>主题频道名称、主题频道简介</w:t>
      </w:r>
      <w:r>
        <w:rPr>
          <w:rFonts w:ascii="宋体" w:eastAsia="宋体" w:hAnsi="宋体" w:hint="eastAsia"/>
        </w:rPr>
        <w:t>，需要按照</w:t>
      </w:r>
      <w:r>
        <w:rPr>
          <w:rFonts w:ascii="宋体" w:eastAsia="宋体" w:hAnsi="宋体" w:hint="eastAsia"/>
          <w:lang w:eastAsia="zh"/>
        </w:rPr>
        <w:t>表单指引</w:t>
      </w:r>
      <w:r>
        <w:rPr>
          <w:rFonts w:ascii="宋体" w:eastAsia="宋体" w:hAnsi="宋体" w:hint="eastAsia"/>
        </w:rPr>
        <w:t>填写信息提交，</w:t>
      </w:r>
      <w:r>
        <w:rPr>
          <w:rFonts w:ascii="宋体" w:eastAsia="宋体" w:hAnsi="宋体" w:hint="eastAsia"/>
          <w:lang w:eastAsia="zh"/>
        </w:rPr>
        <w:t>表单</w:t>
      </w:r>
      <w:r>
        <w:rPr>
          <w:rFonts w:ascii="宋体" w:eastAsia="宋体" w:hAnsi="宋体" w:hint="eastAsia"/>
        </w:rPr>
        <w:t>交由管理员审核</w:t>
      </w:r>
      <w:r>
        <w:rPr>
          <w:rFonts w:ascii="宋体" w:eastAsia="宋体" w:hAnsi="宋体" w:hint="eastAsia"/>
          <w:lang w:eastAsia="zh"/>
        </w:rPr>
        <w:t>。</w:t>
      </w:r>
    </w:p>
    <w:p w14:paraId="59F60B64" w14:textId="77777777" w:rsidR="00446B85" w:rsidRDefault="00000000">
      <w:pPr>
        <w:pStyle w:val="af2"/>
        <w:ind w:left="360" w:firstLineChars="0" w:firstLine="0"/>
        <w:rPr>
          <w:rFonts w:ascii="宋体" w:eastAsia="宋体" w:hAnsi="宋体"/>
          <w:b/>
          <w:bCs/>
        </w:rPr>
      </w:pPr>
      <w:r>
        <w:rPr>
          <w:rFonts w:ascii="宋体" w:eastAsia="宋体" w:hAnsi="宋体" w:hint="eastAsia"/>
          <w:b/>
          <w:bCs/>
        </w:rPr>
        <w:t>②</w:t>
      </w:r>
      <w:r>
        <w:rPr>
          <w:rFonts w:ascii="宋体" w:eastAsia="宋体" w:hAnsi="宋体" w:hint="eastAsia"/>
          <w:b/>
          <w:bCs/>
          <w:lang w:eastAsia="zh"/>
        </w:rPr>
        <w:t>审核主题频道</w:t>
      </w:r>
    </w:p>
    <w:p w14:paraId="4F1FEAAC" w14:textId="77777777" w:rsidR="00446B85" w:rsidRDefault="00000000">
      <w:pPr>
        <w:pStyle w:val="af2"/>
        <w:ind w:left="360" w:firstLineChars="0" w:firstLine="0"/>
        <w:rPr>
          <w:rFonts w:ascii="宋体" w:eastAsia="宋体" w:hAnsi="宋体"/>
          <w:lang w:eastAsia="zh"/>
        </w:rPr>
      </w:pPr>
      <w:r>
        <w:rPr>
          <w:rFonts w:ascii="宋体" w:eastAsia="宋体" w:hAnsi="宋体" w:hint="eastAsia"/>
          <w:lang w:eastAsia="zh"/>
        </w:rPr>
        <w:t>管理员需要审核用户填写的创建主题频道表单或修改主题频道请求，若未通过，会通知创建频道的用户，拒绝频道创建或频道信息修改。</w:t>
      </w:r>
    </w:p>
    <w:p w14:paraId="167A9F2E" w14:textId="77777777" w:rsidR="00446B85" w:rsidRDefault="00000000">
      <w:pPr>
        <w:pStyle w:val="af2"/>
        <w:ind w:left="360" w:firstLineChars="0" w:firstLine="0"/>
        <w:rPr>
          <w:rFonts w:ascii="宋体" w:eastAsia="宋体" w:hAnsi="宋体"/>
          <w:b/>
          <w:bCs/>
        </w:rPr>
      </w:pPr>
      <w:r>
        <w:rPr>
          <w:rFonts w:ascii="宋体" w:eastAsia="宋体" w:hAnsi="宋体" w:hint="eastAsia"/>
          <w:b/>
          <w:bCs/>
          <w:lang w:eastAsia="zh"/>
        </w:rPr>
        <w:t>③主题频道信息修改</w:t>
      </w:r>
    </w:p>
    <w:p w14:paraId="79396141" w14:textId="77777777" w:rsidR="00446B85" w:rsidRDefault="00000000">
      <w:pPr>
        <w:pStyle w:val="af2"/>
        <w:ind w:left="360" w:firstLineChars="0" w:firstLine="0"/>
        <w:rPr>
          <w:rFonts w:ascii="宋体" w:eastAsia="宋体" w:hAnsi="宋体"/>
          <w:lang w:eastAsia="zh"/>
        </w:rPr>
      </w:pPr>
      <w:r>
        <w:rPr>
          <w:rFonts w:ascii="宋体" w:eastAsia="宋体" w:hAnsi="宋体" w:hint="eastAsia"/>
          <w:lang w:eastAsia="zh"/>
        </w:rPr>
        <w:t>主题频道创建用户可以修改主题频道的名称、主题频道简介，确认修改信息后将交由管理员审核。</w:t>
      </w:r>
    </w:p>
    <w:p w14:paraId="2954E7A3" w14:textId="77777777" w:rsidR="00446B85" w:rsidRDefault="00000000">
      <w:pPr>
        <w:pStyle w:val="af2"/>
        <w:ind w:left="360" w:firstLineChars="0" w:firstLine="0"/>
        <w:rPr>
          <w:rFonts w:ascii="宋体" w:eastAsia="宋体" w:hAnsi="宋体"/>
          <w:b/>
          <w:bCs/>
          <w:lang w:eastAsia="zh"/>
        </w:rPr>
      </w:pPr>
      <w:r>
        <w:rPr>
          <w:rFonts w:ascii="宋体" w:eastAsia="宋体" w:hAnsi="宋体" w:hint="eastAsia"/>
          <w:b/>
          <w:bCs/>
          <w:lang w:eastAsia="zh"/>
        </w:rPr>
        <w:t>④解散主题频道</w:t>
      </w:r>
    </w:p>
    <w:p w14:paraId="394716C8" w14:textId="77777777" w:rsidR="00446B85" w:rsidRDefault="00000000">
      <w:pPr>
        <w:pStyle w:val="af2"/>
        <w:ind w:left="360" w:firstLineChars="0" w:firstLine="0"/>
        <w:rPr>
          <w:rFonts w:ascii="宋体" w:eastAsia="宋体" w:hAnsi="宋体"/>
          <w:b/>
          <w:bCs/>
          <w:lang w:eastAsia="zh"/>
        </w:rPr>
      </w:pPr>
      <w:r>
        <w:rPr>
          <w:rFonts w:ascii="宋体" w:eastAsia="宋体" w:hAnsi="宋体" w:hint="eastAsia"/>
          <w:lang w:eastAsia="zh"/>
        </w:rPr>
        <w:t>主题频道创建用户可以解散主题频道，解散后会通知所有主题频道成员。</w:t>
      </w:r>
    </w:p>
    <w:p w14:paraId="75240DCA" w14:textId="77777777" w:rsidR="00446B85" w:rsidRDefault="00000000">
      <w:pPr>
        <w:pStyle w:val="af2"/>
        <w:ind w:left="360" w:firstLineChars="0" w:firstLine="0"/>
        <w:rPr>
          <w:rStyle w:val="af"/>
          <w:rFonts w:hint="eastAsia"/>
          <w:lang w:eastAsia="zh"/>
        </w:rPr>
      </w:pPr>
      <w:r>
        <w:rPr>
          <w:rFonts w:ascii="宋体" w:eastAsia="宋体" w:hAnsi="宋体" w:hint="eastAsia"/>
          <w:b/>
          <w:bCs/>
          <w:lang w:eastAsia="zh"/>
        </w:rPr>
        <w:t>⑤查看主题频道</w:t>
      </w:r>
    </w:p>
    <w:p w14:paraId="30A95581" w14:textId="77777777" w:rsidR="00446B85" w:rsidRDefault="00000000">
      <w:pPr>
        <w:pStyle w:val="af2"/>
        <w:ind w:left="360" w:firstLineChars="0" w:firstLine="0"/>
        <w:rPr>
          <w:ins w:id="27" w:author="毛毛妈" w:date="2025-10-24T18:29:00Z" w16du:dateUtc="2025-10-24T10:29:00Z"/>
          <w:rStyle w:val="af"/>
        </w:rPr>
      </w:pPr>
      <w:r>
        <w:rPr>
          <w:rStyle w:val="af"/>
          <w:rFonts w:hint="eastAsia"/>
          <w:lang w:eastAsia="zh"/>
        </w:rPr>
        <w:t>用户可以浏览所有主题频道，或者通过关键词检索相关主题频道。</w:t>
      </w:r>
    </w:p>
    <w:p w14:paraId="0BC40131" w14:textId="77777777" w:rsidR="00EB2EA2" w:rsidRDefault="00EB2EA2" w:rsidP="00EB2EA2">
      <w:pPr>
        <w:pStyle w:val="4"/>
        <w:rPr>
          <w:moveTo w:id="28" w:author="毛毛妈" w:date="2025-10-24T18:29:00Z" w16du:dateUtc="2025-10-24T10:29:00Z"/>
          <w:rFonts w:ascii="宋体" w:hAnsi="宋体"/>
          <w:szCs w:val="21"/>
        </w:rPr>
      </w:pPr>
      <w:moveToRangeStart w:id="29" w:author="毛毛妈" w:date="2025-10-24T18:29:00Z" w:name="move212222969"/>
      <w:moveTo w:id="30" w:author="毛毛妈" w:date="2025-10-24T18:29:00Z" w16du:dateUtc="2025-10-24T10:29:00Z">
        <w:r>
          <w:rPr>
            <w:rFonts w:ascii="宋体" w:hAnsi="宋体" w:hint="eastAsia"/>
            <w:szCs w:val="21"/>
          </w:rPr>
          <w:t>1</w:t>
        </w:r>
        <w:r>
          <w:rPr>
            <w:rFonts w:ascii="宋体" w:hAnsi="宋体"/>
            <w:szCs w:val="21"/>
          </w:rPr>
          <w:t>.1.</w:t>
        </w:r>
        <w:r>
          <w:rPr>
            <w:rFonts w:ascii="宋体" w:hAnsi="宋体" w:hint="eastAsia"/>
            <w:szCs w:val="21"/>
            <w:lang w:eastAsia="zh"/>
          </w:rPr>
          <w:t>6加入频道</w:t>
        </w:r>
        <w:r>
          <w:rPr>
            <w:rFonts w:ascii="宋体" w:hAnsi="宋体" w:hint="eastAsia"/>
            <w:szCs w:val="21"/>
          </w:rPr>
          <w:t>管理模块</w:t>
        </w:r>
      </w:moveTo>
    </w:p>
    <w:p w14:paraId="796E6ECB" w14:textId="77777777" w:rsidR="00EB2EA2" w:rsidRDefault="00EB2EA2" w:rsidP="00EB2EA2">
      <w:pPr>
        <w:ind w:firstLine="420"/>
        <w:rPr>
          <w:moveTo w:id="31" w:author="毛毛妈" w:date="2025-10-24T18:29:00Z" w16du:dateUtc="2025-10-24T10:29:00Z"/>
          <w:rFonts w:hint="eastAsia"/>
          <w:szCs w:val="21"/>
          <w:lang w:eastAsia="zh"/>
        </w:rPr>
      </w:pPr>
      <w:moveTo w:id="32" w:author="毛毛妈" w:date="2025-10-24T18:29:00Z" w16du:dateUtc="2025-10-24T10:29:00Z">
        <w:r>
          <w:rPr>
            <w:rFonts w:hint="eastAsia"/>
            <w:szCs w:val="21"/>
            <w:lang w:eastAsia="zh"/>
          </w:rPr>
          <w:t>该模块实现对用户对主题频道的加入、退出、查看操作。</w:t>
        </w:r>
      </w:moveTo>
    </w:p>
    <w:p w14:paraId="1C9D5237" w14:textId="77777777" w:rsidR="00EB2EA2" w:rsidRDefault="00EB2EA2" w:rsidP="00EB2EA2">
      <w:pPr>
        <w:pStyle w:val="af2"/>
        <w:ind w:left="360" w:firstLineChars="0" w:firstLine="0"/>
        <w:rPr>
          <w:moveTo w:id="33" w:author="毛毛妈" w:date="2025-10-24T18:29:00Z" w16du:dateUtc="2025-10-24T10:29:00Z"/>
          <w:rFonts w:ascii="宋体" w:eastAsia="宋体" w:hAnsi="宋体"/>
          <w:b/>
          <w:bCs/>
          <w:lang w:eastAsia="zh"/>
        </w:rPr>
      </w:pPr>
      <w:moveTo w:id="34" w:author="毛毛妈" w:date="2025-10-24T18:29:00Z" w16du:dateUtc="2025-10-24T10:29:00Z">
        <w:r>
          <w:rPr>
            <w:rFonts w:ascii="宋体" w:eastAsia="宋体" w:hAnsi="宋体" w:hint="eastAsia"/>
            <w:b/>
            <w:bCs/>
            <w:lang w:eastAsia="zh"/>
          </w:rPr>
          <w:t>①</w:t>
        </w:r>
        <w:commentRangeStart w:id="35"/>
        <w:commentRangeStart w:id="36"/>
        <w:r>
          <w:rPr>
            <w:rFonts w:ascii="宋体" w:eastAsia="宋体" w:hAnsi="宋体" w:hint="eastAsia"/>
            <w:b/>
            <w:bCs/>
            <w:lang w:eastAsia="zh"/>
          </w:rPr>
          <w:t>加入主题频道</w:t>
        </w:r>
      </w:moveTo>
    </w:p>
    <w:p w14:paraId="5A67D42E" w14:textId="77777777" w:rsidR="00EB2EA2" w:rsidRDefault="00EB2EA2" w:rsidP="00EB2EA2">
      <w:pPr>
        <w:pStyle w:val="af2"/>
        <w:ind w:left="360" w:firstLineChars="0" w:firstLine="0"/>
        <w:rPr>
          <w:moveTo w:id="37" w:author="毛毛妈" w:date="2025-10-24T18:29:00Z" w16du:dateUtc="2025-10-24T10:29:00Z"/>
          <w:rFonts w:ascii="宋体" w:eastAsia="宋体" w:hAnsi="宋体"/>
          <w:lang w:eastAsia="zh"/>
        </w:rPr>
      </w:pPr>
      <w:moveTo w:id="38" w:author="毛毛妈" w:date="2025-10-24T18:29:00Z" w16du:dateUtc="2025-10-24T10:29:00Z">
        <w:r>
          <w:rPr>
            <w:rFonts w:ascii="宋体" w:eastAsia="宋体" w:hAnsi="宋体" w:hint="eastAsia"/>
            <w:lang w:eastAsia="zh"/>
          </w:rPr>
          <w:lastRenderedPageBreak/>
          <w:t>普通用户可以加入任意主题频道，将该用户设为该频道的成员。</w:t>
        </w:r>
      </w:moveTo>
    </w:p>
    <w:p w14:paraId="5C43DE7F" w14:textId="77777777" w:rsidR="00EB2EA2" w:rsidRDefault="00EB2EA2" w:rsidP="00EB2EA2">
      <w:pPr>
        <w:pStyle w:val="af2"/>
        <w:ind w:left="360" w:firstLineChars="0" w:firstLine="0"/>
        <w:rPr>
          <w:moveTo w:id="39" w:author="毛毛妈" w:date="2025-10-24T18:29:00Z" w16du:dateUtc="2025-10-24T10:29:00Z"/>
          <w:rFonts w:ascii="宋体" w:eastAsia="宋体" w:hAnsi="宋体"/>
          <w:b/>
          <w:bCs/>
          <w:lang w:eastAsia="zh"/>
        </w:rPr>
      </w:pPr>
      <w:moveTo w:id="40" w:author="毛毛妈" w:date="2025-10-24T18:29:00Z" w16du:dateUtc="2025-10-24T10:29:00Z">
        <w:r>
          <w:rPr>
            <w:rFonts w:ascii="宋体" w:eastAsia="宋体" w:hAnsi="宋体" w:hint="eastAsia"/>
            <w:b/>
            <w:bCs/>
            <w:lang w:eastAsia="zh"/>
          </w:rPr>
          <w:t>②退出主题频道</w:t>
        </w:r>
      </w:moveTo>
    </w:p>
    <w:p w14:paraId="32BB9CA8" w14:textId="77777777" w:rsidR="00EB2EA2" w:rsidRDefault="00EB2EA2" w:rsidP="00EB2EA2">
      <w:pPr>
        <w:pStyle w:val="af2"/>
        <w:ind w:left="360" w:firstLineChars="0" w:firstLine="0"/>
        <w:rPr>
          <w:moveTo w:id="41" w:author="毛毛妈" w:date="2025-10-24T18:29:00Z" w16du:dateUtc="2025-10-24T10:29:00Z"/>
          <w:rFonts w:hint="eastAsia"/>
        </w:rPr>
      </w:pPr>
      <w:moveTo w:id="42" w:author="毛毛妈" w:date="2025-10-24T18:29:00Z" w16du:dateUtc="2025-10-24T10:29:00Z">
        <w:r>
          <w:rPr>
            <w:rFonts w:ascii="宋体" w:eastAsia="宋体" w:hAnsi="宋体" w:hint="eastAsia"/>
            <w:lang w:eastAsia="zh"/>
          </w:rPr>
          <w:t>用户可以退出任意已加入的主题频道，删除该用户的频道成员身份。</w:t>
        </w:r>
        <w:commentRangeEnd w:id="35"/>
        <w:r>
          <w:rPr>
            <w:rStyle w:val="af"/>
          </w:rPr>
          <w:commentReference w:id="35"/>
        </w:r>
        <w:commentRangeEnd w:id="36"/>
        <w:r>
          <w:commentReference w:id="36"/>
        </w:r>
      </w:moveTo>
    </w:p>
    <w:p w14:paraId="6275AFCC" w14:textId="77777777" w:rsidR="00EB2EA2" w:rsidRDefault="00EB2EA2" w:rsidP="00EB2EA2">
      <w:pPr>
        <w:pStyle w:val="af2"/>
        <w:ind w:left="360" w:firstLineChars="0" w:firstLine="0"/>
        <w:rPr>
          <w:moveTo w:id="43" w:author="毛毛妈" w:date="2025-10-24T18:29:00Z" w16du:dateUtc="2025-10-24T10:29:00Z"/>
          <w:rFonts w:ascii="宋体" w:eastAsia="宋体" w:hAnsi="宋体"/>
          <w:b/>
          <w:bCs/>
          <w:lang w:eastAsia="zh"/>
        </w:rPr>
      </w:pPr>
      <w:moveTo w:id="44" w:author="毛毛妈" w:date="2025-10-24T18:29:00Z" w16du:dateUtc="2025-10-24T10:29:00Z">
        <w:r>
          <w:rPr>
            <w:rFonts w:ascii="宋体" w:eastAsia="宋体" w:hAnsi="宋体" w:hint="eastAsia"/>
            <w:b/>
            <w:bCs/>
            <w:lang w:eastAsia="zh"/>
          </w:rPr>
          <w:t>③查看已加入频道</w:t>
        </w:r>
      </w:moveTo>
    </w:p>
    <w:p w14:paraId="57E60BFC" w14:textId="77777777" w:rsidR="00EB2EA2" w:rsidRDefault="00EB2EA2" w:rsidP="00EB2EA2">
      <w:pPr>
        <w:pStyle w:val="af2"/>
        <w:ind w:left="360" w:firstLineChars="0" w:firstLine="0"/>
        <w:rPr>
          <w:moveTo w:id="45" w:author="毛毛妈" w:date="2025-10-24T18:29:00Z" w16du:dateUtc="2025-10-24T10:29:00Z"/>
          <w:rFonts w:ascii="宋体" w:eastAsia="宋体" w:hAnsi="宋体"/>
          <w:b/>
          <w:bCs/>
        </w:rPr>
      </w:pPr>
      <w:moveTo w:id="46" w:author="毛毛妈" w:date="2025-10-24T18:29:00Z" w16du:dateUtc="2025-10-24T10:29:00Z">
        <w:r>
          <w:rPr>
            <w:rFonts w:ascii="宋体" w:eastAsia="宋体" w:hAnsi="宋体" w:hint="eastAsia"/>
            <w:lang w:eastAsia="zh"/>
          </w:rPr>
          <w:t>用户可以查看已加入的主题频道。</w:t>
        </w:r>
      </w:moveTo>
    </w:p>
    <w:moveToRangeEnd w:id="29"/>
    <w:p w14:paraId="39410942" w14:textId="77777777" w:rsidR="00EB2EA2" w:rsidRPr="00EB2EA2" w:rsidRDefault="00EB2EA2">
      <w:pPr>
        <w:pStyle w:val="af2"/>
        <w:ind w:left="360" w:firstLineChars="0" w:firstLine="0"/>
        <w:rPr>
          <w:rStyle w:val="af"/>
          <w:rFonts w:hint="eastAsia"/>
        </w:rPr>
      </w:pPr>
    </w:p>
    <w:p w14:paraId="3D6ADBEA" w14:textId="77777777" w:rsidR="00446B85" w:rsidRDefault="00000000">
      <w:pPr>
        <w:pStyle w:val="4"/>
        <w:rPr>
          <w:rFonts w:ascii="宋体" w:hAnsi="宋体"/>
          <w:szCs w:val="21"/>
        </w:rPr>
      </w:pPr>
      <w:r>
        <w:rPr>
          <w:rFonts w:ascii="宋体" w:hAnsi="宋体" w:hint="eastAsia"/>
          <w:szCs w:val="21"/>
        </w:rPr>
        <w:t>1</w:t>
      </w:r>
      <w:r>
        <w:rPr>
          <w:rFonts w:ascii="宋体" w:hAnsi="宋体"/>
          <w:szCs w:val="21"/>
        </w:rPr>
        <w:t>.1.3</w:t>
      </w:r>
      <w:r>
        <w:rPr>
          <w:rFonts w:ascii="宋体" w:hAnsi="宋体" w:hint="eastAsia"/>
          <w:szCs w:val="21"/>
          <w:lang w:eastAsia="zh"/>
        </w:rPr>
        <w:t>主题帖</w:t>
      </w:r>
      <w:r>
        <w:rPr>
          <w:rFonts w:ascii="宋体" w:hAnsi="宋体" w:hint="eastAsia"/>
          <w:szCs w:val="21"/>
        </w:rPr>
        <w:t>管理模块</w:t>
      </w:r>
    </w:p>
    <w:p w14:paraId="47836398" w14:textId="77777777" w:rsidR="00446B85" w:rsidRDefault="00000000">
      <w:pPr>
        <w:pStyle w:val="af2"/>
        <w:rPr>
          <w:rFonts w:ascii="宋体" w:eastAsia="宋体" w:hAnsi="宋体"/>
          <w:lang w:eastAsia="zh"/>
        </w:rPr>
      </w:pPr>
      <w:r>
        <w:rPr>
          <w:rFonts w:ascii="宋体" w:eastAsia="宋体" w:hAnsi="宋体" w:hint="eastAsia"/>
        </w:rPr>
        <w:t>该模块用于</w:t>
      </w:r>
      <w:r>
        <w:rPr>
          <w:rFonts w:ascii="宋体" w:eastAsia="宋体" w:hAnsi="宋体" w:hint="eastAsia"/>
          <w:lang w:eastAsia="zh"/>
        </w:rPr>
        <w:t>主题频道中主题帖的发布、查看、修改、删除、审核管理</w:t>
      </w:r>
    </w:p>
    <w:p w14:paraId="169091EB" w14:textId="77777777" w:rsidR="00446B85" w:rsidRDefault="00000000">
      <w:pPr>
        <w:pStyle w:val="af2"/>
        <w:ind w:left="360" w:firstLineChars="0" w:firstLine="0"/>
        <w:rPr>
          <w:rFonts w:ascii="宋体" w:eastAsia="宋体" w:hAnsi="宋体"/>
          <w:b/>
          <w:bCs/>
        </w:rPr>
      </w:pPr>
      <w:r>
        <w:rPr>
          <w:rFonts w:ascii="宋体" w:eastAsia="宋体" w:hAnsi="宋体" w:hint="eastAsia"/>
          <w:b/>
          <w:bCs/>
        </w:rPr>
        <w:t>①</w:t>
      </w:r>
      <w:r>
        <w:rPr>
          <w:rFonts w:ascii="宋体" w:eastAsia="宋体" w:hAnsi="宋体" w:hint="eastAsia"/>
          <w:b/>
          <w:bCs/>
          <w:lang w:eastAsia="zh"/>
        </w:rPr>
        <w:t>发布主题</w:t>
      </w:r>
      <w:proofErr w:type="gramStart"/>
      <w:r>
        <w:rPr>
          <w:rFonts w:ascii="宋体" w:eastAsia="宋体" w:hAnsi="宋体" w:hint="eastAsia"/>
          <w:b/>
          <w:bCs/>
          <w:lang w:eastAsia="zh"/>
        </w:rPr>
        <w:t>帖</w:t>
      </w:r>
      <w:proofErr w:type="gramEnd"/>
    </w:p>
    <w:p w14:paraId="433A93BA" w14:textId="77777777" w:rsidR="00446B85" w:rsidRDefault="00000000">
      <w:pPr>
        <w:pStyle w:val="af2"/>
        <w:ind w:left="360" w:firstLineChars="0" w:firstLine="0"/>
        <w:rPr>
          <w:rFonts w:ascii="宋体" w:eastAsia="宋体" w:hAnsi="宋体"/>
          <w:lang w:eastAsia="zh"/>
        </w:rPr>
      </w:pPr>
      <w:r>
        <w:rPr>
          <w:rFonts w:ascii="宋体" w:eastAsia="宋体" w:hAnsi="宋体" w:hint="eastAsia"/>
          <w:lang w:eastAsia="zh"/>
        </w:rPr>
        <w:t>频道成员</w:t>
      </w:r>
      <w:r>
        <w:rPr>
          <w:rFonts w:ascii="宋体" w:eastAsia="宋体" w:hAnsi="宋体" w:hint="eastAsia"/>
        </w:rPr>
        <w:t>可以按照</w:t>
      </w:r>
      <w:r>
        <w:rPr>
          <w:rFonts w:ascii="宋体" w:eastAsia="宋体" w:hAnsi="宋体" w:hint="eastAsia"/>
          <w:lang w:eastAsia="zh"/>
        </w:rPr>
        <w:t>模版创建主题帖，填写主题帖的标题、正文后发布，主题帖将会自动显示发布时间和发布主题帖的用户的用户名。</w:t>
      </w:r>
    </w:p>
    <w:p w14:paraId="3942189E" w14:textId="77777777" w:rsidR="00446B85" w:rsidRDefault="00000000">
      <w:pPr>
        <w:pStyle w:val="af2"/>
        <w:ind w:left="360" w:firstLineChars="0" w:firstLine="0"/>
        <w:rPr>
          <w:rFonts w:ascii="宋体" w:eastAsia="宋体" w:hAnsi="宋体"/>
          <w:b/>
          <w:bCs/>
          <w:lang w:eastAsia="zh"/>
        </w:rPr>
      </w:pPr>
      <w:r>
        <w:rPr>
          <w:rFonts w:ascii="宋体" w:eastAsia="宋体" w:hAnsi="宋体" w:hint="eastAsia"/>
          <w:b/>
          <w:bCs/>
          <w:lang w:eastAsia="zh"/>
        </w:rPr>
        <w:t>②查看主题帖</w:t>
      </w:r>
    </w:p>
    <w:p w14:paraId="37B73B44" w14:textId="77777777" w:rsidR="00446B85" w:rsidRDefault="00000000">
      <w:pPr>
        <w:pStyle w:val="af2"/>
        <w:ind w:left="360" w:firstLineChars="0" w:firstLine="0"/>
        <w:rPr>
          <w:rFonts w:ascii="宋体" w:eastAsia="宋体" w:hAnsi="宋体"/>
          <w:lang w:eastAsia="zh"/>
        </w:rPr>
      </w:pPr>
      <w:r>
        <w:rPr>
          <w:rFonts w:ascii="宋体" w:eastAsia="宋体" w:hAnsi="宋体" w:hint="eastAsia"/>
          <w:lang w:eastAsia="zh"/>
        </w:rPr>
        <w:t>任何用户可以查看主题帖的内容。</w:t>
      </w:r>
    </w:p>
    <w:p w14:paraId="0B697FB1" w14:textId="77777777" w:rsidR="00446B85" w:rsidRDefault="00000000">
      <w:pPr>
        <w:pStyle w:val="af2"/>
        <w:ind w:left="360" w:firstLineChars="0" w:firstLine="0"/>
        <w:rPr>
          <w:rFonts w:ascii="宋体" w:eastAsia="宋体" w:hAnsi="宋体"/>
          <w:b/>
          <w:bCs/>
        </w:rPr>
      </w:pPr>
      <w:r>
        <w:rPr>
          <w:rFonts w:ascii="宋体" w:eastAsia="宋体" w:hAnsi="宋体" w:hint="eastAsia"/>
          <w:b/>
          <w:bCs/>
          <w:lang w:eastAsia="zh"/>
        </w:rPr>
        <w:t>③修改主题帖</w:t>
      </w:r>
    </w:p>
    <w:p w14:paraId="69545090" w14:textId="77777777" w:rsidR="00446B85" w:rsidRDefault="00000000">
      <w:pPr>
        <w:pStyle w:val="af2"/>
        <w:ind w:firstLineChars="0" w:firstLine="0"/>
        <w:rPr>
          <w:rFonts w:ascii="宋体" w:eastAsia="宋体" w:hAnsi="宋体"/>
        </w:rPr>
      </w:pPr>
      <w:r>
        <w:rPr>
          <w:rFonts w:ascii="宋体" w:eastAsia="宋体" w:hAnsi="宋体" w:hint="eastAsia"/>
          <w:lang w:eastAsia="zh"/>
        </w:rPr>
        <w:tab/>
        <w:t>发布主题帖的频道成员可以修改主题帖的标题、正文。</w:t>
      </w:r>
    </w:p>
    <w:p w14:paraId="62A3850B" w14:textId="77777777" w:rsidR="00446B85" w:rsidRDefault="00000000">
      <w:pPr>
        <w:pStyle w:val="af2"/>
        <w:ind w:left="360" w:firstLineChars="0" w:firstLine="0"/>
        <w:rPr>
          <w:rFonts w:ascii="宋体" w:eastAsia="宋体" w:hAnsi="宋体"/>
          <w:b/>
          <w:bCs/>
        </w:rPr>
      </w:pPr>
      <w:r>
        <w:rPr>
          <w:rFonts w:ascii="宋体" w:eastAsia="宋体" w:hAnsi="宋体" w:hint="eastAsia"/>
          <w:b/>
          <w:bCs/>
          <w:lang w:eastAsia="zh"/>
        </w:rPr>
        <w:t>④删除主题帖</w:t>
      </w:r>
    </w:p>
    <w:p w14:paraId="3633E3F1" w14:textId="77777777" w:rsidR="00446B85" w:rsidRDefault="00000000">
      <w:pPr>
        <w:pStyle w:val="af2"/>
        <w:ind w:left="360" w:firstLineChars="0" w:firstLine="0"/>
        <w:rPr>
          <w:rFonts w:ascii="宋体" w:eastAsia="宋体" w:hAnsi="宋体"/>
          <w:lang w:eastAsia="zh"/>
        </w:rPr>
      </w:pPr>
      <w:r>
        <w:rPr>
          <w:rFonts w:ascii="宋体" w:eastAsia="宋体" w:hAnsi="宋体" w:hint="eastAsia"/>
          <w:lang w:eastAsia="zh"/>
        </w:rPr>
        <w:t>发布主题帖的频道成员和频道管理员可以删除该主题帖，这将同时删除评论和收藏。</w:t>
      </w:r>
    </w:p>
    <w:p w14:paraId="7FBC726F" w14:textId="77777777" w:rsidR="00446B85" w:rsidRDefault="00000000">
      <w:pPr>
        <w:pStyle w:val="af2"/>
        <w:ind w:left="360" w:firstLineChars="0" w:firstLine="0"/>
        <w:rPr>
          <w:rFonts w:ascii="宋体" w:eastAsia="宋体" w:hAnsi="宋体"/>
          <w:b/>
          <w:bCs/>
          <w:lang w:eastAsia="zh"/>
        </w:rPr>
      </w:pPr>
      <w:r>
        <w:rPr>
          <w:rFonts w:ascii="宋体" w:eastAsia="宋体" w:hAnsi="宋体" w:hint="eastAsia"/>
          <w:b/>
          <w:bCs/>
          <w:lang w:eastAsia="zh"/>
        </w:rPr>
        <w:t>⑤审核主题帖</w:t>
      </w:r>
    </w:p>
    <w:p w14:paraId="7B7EFD03" w14:textId="77777777" w:rsidR="00446B85" w:rsidRDefault="00000000">
      <w:pPr>
        <w:pStyle w:val="af2"/>
        <w:ind w:left="360" w:firstLineChars="0" w:firstLine="0"/>
        <w:rPr>
          <w:rFonts w:ascii="宋体" w:eastAsia="宋体" w:hAnsi="宋体"/>
          <w:lang w:eastAsia="zh"/>
        </w:rPr>
      </w:pPr>
      <w:r>
        <w:rPr>
          <w:rFonts w:ascii="宋体" w:eastAsia="宋体" w:hAnsi="宋体" w:hint="eastAsia"/>
          <w:lang w:eastAsia="zh"/>
        </w:rPr>
        <w:t>主题频道管理员审核用户要发布的主题帖。</w:t>
      </w:r>
    </w:p>
    <w:p w14:paraId="51BD637C" w14:textId="77777777" w:rsidR="00446B85" w:rsidRDefault="00000000">
      <w:pPr>
        <w:pStyle w:val="4"/>
        <w:rPr>
          <w:rFonts w:ascii="宋体" w:hAnsi="宋体"/>
          <w:szCs w:val="21"/>
        </w:rPr>
      </w:pPr>
      <w:r>
        <w:rPr>
          <w:rFonts w:ascii="宋体" w:hAnsi="宋体" w:hint="eastAsia"/>
          <w:szCs w:val="21"/>
        </w:rPr>
        <w:t>1</w:t>
      </w:r>
      <w:r>
        <w:rPr>
          <w:rFonts w:ascii="宋体" w:hAnsi="宋体"/>
          <w:szCs w:val="21"/>
        </w:rPr>
        <w:t>.1.4</w:t>
      </w:r>
      <w:r>
        <w:rPr>
          <w:rFonts w:ascii="宋体" w:hAnsi="宋体" w:hint="eastAsia"/>
          <w:szCs w:val="21"/>
          <w:lang w:eastAsia="zh"/>
        </w:rPr>
        <w:t>评论</w:t>
      </w:r>
      <w:r>
        <w:rPr>
          <w:rFonts w:ascii="宋体" w:hAnsi="宋体" w:hint="eastAsia"/>
          <w:szCs w:val="21"/>
        </w:rPr>
        <w:t>管理模块</w:t>
      </w:r>
    </w:p>
    <w:p w14:paraId="699E6E93" w14:textId="77777777" w:rsidR="00446B85" w:rsidRDefault="00000000">
      <w:pPr>
        <w:ind w:firstLine="420"/>
        <w:rPr>
          <w:rFonts w:hint="eastAsia"/>
          <w:szCs w:val="21"/>
          <w:lang w:eastAsia="zh"/>
        </w:rPr>
      </w:pPr>
      <w:r>
        <w:rPr>
          <w:rFonts w:hint="eastAsia"/>
          <w:szCs w:val="21"/>
          <w:lang w:eastAsia="zh"/>
        </w:rPr>
        <w:t>该模块用于主题频道中主题帖下或评论下的评论的发表、删除、</w:t>
      </w:r>
      <w:commentRangeStart w:id="47"/>
      <w:r>
        <w:rPr>
          <w:rFonts w:hint="eastAsia"/>
          <w:szCs w:val="21"/>
          <w:lang w:eastAsia="zh"/>
        </w:rPr>
        <w:t>查看、</w:t>
      </w:r>
      <w:commentRangeEnd w:id="47"/>
      <w:r>
        <w:rPr>
          <w:rStyle w:val="af"/>
        </w:rPr>
        <w:commentReference w:id="47"/>
      </w:r>
      <w:r>
        <w:rPr>
          <w:rFonts w:hint="eastAsia"/>
          <w:szCs w:val="21"/>
          <w:lang w:eastAsia="zh"/>
        </w:rPr>
        <w:t>审核的管理</w:t>
      </w:r>
    </w:p>
    <w:p w14:paraId="7E04F822" w14:textId="77777777" w:rsidR="00446B85" w:rsidRDefault="00000000">
      <w:pPr>
        <w:pStyle w:val="af2"/>
        <w:ind w:left="360" w:firstLineChars="0" w:firstLine="0"/>
        <w:rPr>
          <w:rFonts w:ascii="宋体" w:eastAsia="宋体" w:hAnsi="宋体"/>
          <w:b/>
          <w:bCs/>
        </w:rPr>
      </w:pPr>
      <w:r>
        <w:rPr>
          <w:rFonts w:ascii="宋体" w:eastAsia="宋体" w:hAnsi="宋体" w:hint="eastAsia"/>
          <w:b/>
          <w:bCs/>
        </w:rPr>
        <w:t>①</w:t>
      </w:r>
      <w:r>
        <w:rPr>
          <w:rFonts w:ascii="宋体" w:eastAsia="宋体" w:hAnsi="宋体" w:hint="eastAsia"/>
          <w:b/>
          <w:bCs/>
          <w:lang w:eastAsia="zh"/>
        </w:rPr>
        <w:t>发表评论</w:t>
      </w:r>
    </w:p>
    <w:p w14:paraId="1FB01E6C" w14:textId="77777777" w:rsidR="00446B85" w:rsidRDefault="00000000">
      <w:pPr>
        <w:pStyle w:val="af2"/>
        <w:ind w:left="360" w:firstLineChars="0" w:firstLine="0"/>
        <w:rPr>
          <w:rFonts w:ascii="宋体" w:eastAsia="宋体" w:hAnsi="宋体"/>
          <w:lang w:eastAsia="zh"/>
        </w:rPr>
      </w:pPr>
      <w:r>
        <w:rPr>
          <w:rFonts w:ascii="宋体" w:eastAsia="宋体" w:hAnsi="宋体" w:hint="eastAsia"/>
          <w:lang w:eastAsia="zh"/>
        </w:rPr>
        <w:t>频道成员可以在主题帖下或者在主题帖下的评论下发表评论，评论将会显示发表时间和评论发表用户的用户名。</w:t>
      </w:r>
    </w:p>
    <w:p w14:paraId="428BE8A1" w14:textId="77777777" w:rsidR="00446B85" w:rsidRDefault="00000000">
      <w:pPr>
        <w:pStyle w:val="af2"/>
        <w:ind w:left="360" w:firstLineChars="0" w:firstLine="0"/>
        <w:rPr>
          <w:rFonts w:ascii="宋体" w:eastAsia="宋体" w:hAnsi="宋体"/>
          <w:b/>
          <w:bCs/>
          <w:lang w:eastAsia="zh"/>
        </w:rPr>
      </w:pPr>
      <w:r>
        <w:rPr>
          <w:rFonts w:ascii="宋体" w:eastAsia="宋体" w:hAnsi="宋体" w:hint="eastAsia"/>
          <w:b/>
          <w:bCs/>
        </w:rPr>
        <w:t>②</w:t>
      </w:r>
      <w:r>
        <w:rPr>
          <w:rFonts w:ascii="宋体" w:eastAsia="宋体" w:hAnsi="宋体" w:hint="eastAsia"/>
          <w:b/>
          <w:bCs/>
          <w:lang w:eastAsia="zh"/>
        </w:rPr>
        <w:t>删除评论</w:t>
      </w:r>
    </w:p>
    <w:p w14:paraId="0C6848B3" w14:textId="77777777" w:rsidR="00446B85" w:rsidRDefault="00000000">
      <w:pPr>
        <w:pStyle w:val="af2"/>
        <w:ind w:left="360" w:firstLineChars="0" w:firstLine="0"/>
        <w:rPr>
          <w:rFonts w:ascii="宋体" w:eastAsia="宋体" w:hAnsi="宋体"/>
        </w:rPr>
      </w:pPr>
      <w:r>
        <w:rPr>
          <w:rFonts w:ascii="宋体" w:eastAsia="宋体" w:hAnsi="宋体" w:hint="eastAsia"/>
          <w:lang w:eastAsia="zh"/>
        </w:rPr>
        <w:t>主题频道创建者和发表评论的成员可以删除已发表的评论。</w:t>
      </w:r>
    </w:p>
    <w:p w14:paraId="17B9B733" w14:textId="77777777" w:rsidR="00446B85" w:rsidRDefault="00000000">
      <w:pPr>
        <w:pStyle w:val="af2"/>
        <w:ind w:left="360" w:firstLineChars="0" w:firstLine="0"/>
        <w:rPr>
          <w:rFonts w:ascii="宋体" w:eastAsia="宋体" w:hAnsi="宋体"/>
          <w:b/>
          <w:bCs/>
          <w:lang w:eastAsia="zh"/>
        </w:rPr>
      </w:pPr>
      <w:r>
        <w:rPr>
          <w:rFonts w:ascii="宋体" w:eastAsia="宋体" w:hAnsi="宋体" w:hint="eastAsia"/>
          <w:b/>
          <w:bCs/>
          <w:lang w:eastAsia="zh"/>
        </w:rPr>
        <w:t>③审核评论</w:t>
      </w:r>
    </w:p>
    <w:p w14:paraId="4AB5CD88" w14:textId="77777777" w:rsidR="00446B85" w:rsidRDefault="00000000">
      <w:pPr>
        <w:pStyle w:val="af2"/>
        <w:ind w:left="360" w:firstLineChars="0" w:firstLine="0"/>
        <w:rPr>
          <w:rFonts w:ascii="宋体" w:eastAsia="宋体" w:hAnsi="宋体"/>
          <w:lang w:eastAsia="zh"/>
        </w:rPr>
      </w:pPr>
      <w:r>
        <w:rPr>
          <w:rFonts w:ascii="宋体" w:eastAsia="宋体" w:hAnsi="宋体" w:hint="eastAsia"/>
          <w:lang w:eastAsia="zh"/>
        </w:rPr>
        <w:t>主题频道管理员审核用户将要发表的评论。</w:t>
      </w:r>
    </w:p>
    <w:p w14:paraId="05943214" w14:textId="77777777" w:rsidR="00446B85" w:rsidRDefault="00000000">
      <w:pPr>
        <w:pStyle w:val="af2"/>
        <w:ind w:left="360" w:firstLineChars="0" w:firstLine="0"/>
        <w:rPr>
          <w:rFonts w:ascii="宋体" w:eastAsia="宋体" w:hAnsi="宋体"/>
          <w:b/>
          <w:bCs/>
          <w:lang w:eastAsia="zh"/>
        </w:rPr>
      </w:pPr>
      <w:commentRangeStart w:id="48"/>
      <w:r>
        <w:rPr>
          <w:rFonts w:ascii="宋体" w:eastAsia="宋体" w:hAnsi="宋体" w:hint="eastAsia"/>
          <w:b/>
          <w:bCs/>
          <w:lang w:eastAsia="zh"/>
        </w:rPr>
        <w:t>④查看评论</w:t>
      </w:r>
    </w:p>
    <w:p w14:paraId="0449FDB6" w14:textId="77777777" w:rsidR="00446B85" w:rsidRDefault="00000000">
      <w:pPr>
        <w:pStyle w:val="af2"/>
        <w:ind w:left="360" w:firstLineChars="0" w:firstLine="0"/>
        <w:rPr>
          <w:rFonts w:ascii="宋体" w:eastAsia="宋体" w:hAnsi="宋体"/>
          <w:b/>
          <w:bCs/>
          <w:lang w:eastAsia="zh"/>
        </w:rPr>
      </w:pPr>
      <w:r>
        <w:rPr>
          <w:rFonts w:ascii="宋体" w:eastAsia="宋体" w:hAnsi="宋体" w:hint="eastAsia"/>
          <w:lang w:eastAsia="zh"/>
        </w:rPr>
        <w:t>主题频道成员查看已发表的评论。</w:t>
      </w:r>
      <w:commentRangeEnd w:id="48"/>
      <w:r>
        <w:commentReference w:id="48"/>
      </w:r>
    </w:p>
    <w:p w14:paraId="640676FB" w14:textId="77777777" w:rsidR="00446B85" w:rsidRDefault="00446B85">
      <w:pPr>
        <w:pStyle w:val="af2"/>
        <w:ind w:left="360" w:firstLineChars="0" w:firstLine="0"/>
        <w:rPr>
          <w:rFonts w:ascii="宋体" w:eastAsia="宋体" w:hAnsi="宋体"/>
          <w:lang w:eastAsia="zh"/>
        </w:rPr>
      </w:pPr>
    </w:p>
    <w:p w14:paraId="3B9AC87A" w14:textId="77777777" w:rsidR="00446B85" w:rsidRDefault="00000000">
      <w:pPr>
        <w:pStyle w:val="4"/>
        <w:rPr>
          <w:rFonts w:ascii="宋体" w:hAnsi="宋体"/>
          <w:szCs w:val="21"/>
        </w:rPr>
      </w:pPr>
      <w:r>
        <w:rPr>
          <w:rFonts w:ascii="宋体" w:hAnsi="宋体" w:hint="eastAsia"/>
          <w:szCs w:val="21"/>
        </w:rPr>
        <w:t>1</w:t>
      </w:r>
      <w:r>
        <w:rPr>
          <w:rFonts w:ascii="宋体" w:hAnsi="宋体"/>
          <w:szCs w:val="21"/>
        </w:rPr>
        <w:t>.1.5</w:t>
      </w:r>
      <w:r>
        <w:rPr>
          <w:rFonts w:ascii="宋体" w:hAnsi="宋体" w:hint="eastAsia"/>
          <w:szCs w:val="21"/>
          <w:lang w:eastAsia="zh"/>
        </w:rPr>
        <w:t>收藏</w:t>
      </w:r>
      <w:r>
        <w:rPr>
          <w:rFonts w:ascii="宋体" w:hAnsi="宋体" w:hint="eastAsia"/>
          <w:szCs w:val="21"/>
        </w:rPr>
        <w:t>管理模块</w:t>
      </w:r>
    </w:p>
    <w:p w14:paraId="3C09C3A4" w14:textId="77777777" w:rsidR="00446B85" w:rsidRDefault="00000000">
      <w:pPr>
        <w:ind w:firstLine="420"/>
        <w:rPr>
          <w:rFonts w:hint="eastAsia"/>
          <w:szCs w:val="21"/>
          <w:lang w:eastAsia="zh"/>
        </w:rPr>
      </w:pPr>
      <w:r>
        <w:rPr>
          <w:rFonts w:hint="eastAsia"/>
          <w:szCs w:val="21"/>
          <w:lang w:eastAsia="zh"/>
        </w:rPr>
        <w:t>该模块实现对主题帖的收藏、取消、查看收藏操作。</w:t>
      </w:r>
    </w:p>
    <w:p w14:paraId="5DA343D1" w14:textId="77777777" w:rsidR="00446B85" w:rsidRDefault="00000000">
      <w:pPr>
        <w:pStyle w:val="af2"/>
        <w:ind w:left="360" w:firstLineChars="0" w:firstLine="0"/>
        <w:rPr>
          <w:rFonts w:ascii="宋体" w:eastAsia="宋体" w:hAnsi="宋体"/>
          <w:b/>
          <w:bCs/>
        </w:rPr>
      </w:pPr>
      <w:r>
        <w:rPr>
          <w:rFonts w:ascii="宋体" w:eastAsia="宋体" w:hAnsi="宋体" w:hint="eastAsia"/>
          <w:b/>
          <w:bCs/>
        </w:rPr>
        <w:t>①</w:t>
      </w:r>
      <w:r>
        <w:rPr>
          <w:rFonts w:ascii="宋体" w:eastAsia="宋体" w:hAnsi="宋体" w:hint="eastAsia"/>
          <w:b/>
          <w:bCs/>
          <w:lang w:eastAsia="zh"/>
        </w:rPr>
        <w:t>收藏主题</w:t>
      </w:r>
      <w:proofErr w:type="gramStart"/>
      <w:r>
        <w:rPr>
          <w:rFonts w:ascii="宋体" w:eastAsia="宋体" w:hAnsi="宋体" w:hint="eastAsia"/>
          <w:b/>
          <w:bCs/>
          <w:lang w:eastAsia="zh"/>
        </w:rPr>
        <w:t>帖</w:t>
      </w:r>
      <w:proofErr w:type="gramEnd"/>
    </w:p>
    <w:p w14:paraId="5B6D8F94" w14:textId="77777777" w:rsidR="00446B85" w:rsidRDefault="00000000">
      <w:pPr>
        <w:pStyle w:val="af2"/>
        <w:ind w:left="360" w:firstLineChars="0" w:firstLine="0"/>
        <w:rPr>
          <w:rFonts w:ascii="宋体" w:eastAsia="宋体" w:hAnsi="宋体"/>
          <w:lang w:eastAsia="zh"/>
        </w:rPr>
      </w:pPr>
      <w:r>
        <w:rPr>
          <w:rFonts w:ascii="宋体" w:eastAsia="宋体" w:hAnsi="宋体" w:hint="eastAsia"/>
        </w:rPr>
        <w:t>用户</w:t>
      </w:r>
      <w:r>
        <w:rPr>
          <w:rFonts w:ascii="宋体" w:eastAsia="宋体" w:hAnsi="宋体" w:hint="eastAsia"/>
          <w:lang w:eastAsia="zh"/>
        </w:rPr>
        <w:t>对主题</w:t>
      </w:r>
      <w:proofErr w:type="gramStart"/>
      <w:r>
        <w:rPr>
          <w:rFonts w:ascii="宋体" w:eastAsia="宋体" w:hAnsi="宋体" w:hint="eastAsia"/>
          <w:lang w:eastAsia="zh"/>
        </w:rPr>
        <w:t>帖</w:t>
      </w:r>
      <w:proofErr w:type="gramEnd"/>
      <w:r>
        <w:rPr>
          <w:rFonts w:ascii="宋体" w:eastAsia="宋体" w:hAnsi="宋体" w:hint="eastAsia"/>
          <w:lang w:eastAsia="zh"/>
        </w:rPr>
        <w:t>进行收藏，将会在用户收藏栏目中显示主题</w:t>
      </w:r>
      <w:proofErr w:type="gramStart"/>
      <w:r>
        <w:rPr>
          <w:rFonts w:ascii="宋体" w:eastAsia="宋体" w:hAnsi="宋体" w:hint="eastAsia"/>
          <w:lang w:eastAsia="zh"/>
        </w:rPr>
        <w:t>帖</w:t>
      </w:r>
      <w:proofErr w:type="gramEnd"/>
      <w:r>
        <w:rPr>
          <w:rFonts w:ascii="宋体" w:eastAsia="宋体" w:hAnsi="宋体" w:hint="eastAsia"/>
          <w:lang w:eastAsia="zh"/>
        </w:rPr>
        <w:t>所属的主题频道和主题</w:t>
      </w:r>
      <w:proofErr w:type="gramStart"/>
      <w:r>
        <w:rPr>
          <w:rFonts w:ascii="宋体" w:eastAsia="宋体" w:hAnsi="宋体" w:hint="eastAsia"/>
          <w:lang w:eastAsia="zh"/>
        </w:rPr>
        <w:t>帖</w:t>
      </w:r>
      <w:proofErr w:type="gramEnd"/>
      <w:r>
        <w:rPr>
          <w:rFonts w:ascii="宋体" w:eastAsia="宋体" w:hAnsi="宋体" w:hint="eastAsia"/>
          <w:lang w:eastAsia="zh"/>
        </w:rPr>
        <w:t>标题。</w:t>
      </w:r>
    </w:p>
    <w:p w14:paraId="1529F4C3" w14:textId="77777777" w:rsidR="00446B85" w:rsidRDefault="00000000">
      <w:pPr>
        <w:pStyle w:val="af2"/>
        <w:ind w:left="360" w:firstLineChars="0" w:firstLine="0"/>
        <w:rPr>
          <w:rFonts w:ascii="宋体" w:eastAsia="宋体" w:hAnsi="宋体"/>
          <w:b/>
          <w:bCs/>
        </w:rPr>
      </w:pPr>
      <w:r>
        <w:rPr>
          <w:rFonts w:ascii="宋体" w:eastAsia="宋体" w:hAnsi="宋体" w:hint="eastAsia"/>
          <w:b/>
          <w:bCs/>
        </w:rPr>
        <w:t>②</w:t>
      </w:r>
      <w:r>
        <w:rPr>
          <w:rFonts w:ascii="宋体" w:eastAsia="宋体" w:hAnsi="宋体" w:hint="eastAsia"/>
          <w:b/>
          <w:bCs/>
          <w:lang w:eastAsia="zh"/>
        </w:rPr>
        <w:t>取消收藏</w:t>
      </w:r>
    </w:p>
    <w:p w14:paraId="059FA812" w14:textId="77777777" w:rsidR="00446B85" w:rsidRDefault="00000000">
      <w:pPr>
        <w:pStyle w:val="af2"/>
        <w:ind w:left="360" w:firstLineChars="0" w:firstLine="0"/>
        <w:rPr>
          <w:rFonts w:ascii="宋体" w:eastAsia="宋体" w:hAnsi="宋体"/>
          <w:lang w:eastAsia="zh"/>
        </w:rPr>
      </w:pPr>
      <w:r>
        <w:rPr>
          <w:rFonts w:ascii="宋体" w:eastAsia="宋体" w:hAnsi="宋体" w:hint="eastAsia"/>
        </w:rPr>
        <w:lastRenderedPageBreak/>
        <w:t>用户可以</w:t>
      </w:r>
      <w:r>
        <w:rPr>
          <w:rFonts w:ascii="宋体" w:eastAsia="宋体" w:hAnsi="宋体" w:hint="eastAsia"/>
          <w:lang w:eastAsia="zh"/>
        </w:rPr>
        <w:t>取消收藏已收藏的主题帖,</w:t>
      </w:r>
      <w:proofErr w:type="gramStart"/>
      <w:r>
        <w:rPr>
          <w:rFonts w:ascii="宋体" w:eastAsia="宋体" w:hAnsi="宋体" w:hint="eastAsia"/>
          <w:lang w:eastAsia="zh"/>
        </w:rPr>
        <w:t>若主题帖被</w:t>
      </w:r>
      <w:proofErr w:type="gramEnd"/>
      <w:r>
        <w:rPr>
          <w:rFonts w:ascii="宋体" w:eastAsia="宋体" w:hAnsi="宋体" w:hint="eastAsia"/>
          <w:lang w:eastAsia="zh"/>
        </w:rPr>
        <w:t>删除，收藏的主题</w:t>
      </w:r>
      <w:proofErr w:type="gramStart"/>
      <w:r>
        <w:rPr>
          <w:rFonts w:ascii="宋体" w:eastAsia="宋体" w:hAnsi="宋体" w:hint="eastAsia"/>
          <w:lang w:eastAsia="zh"/>
        </w:rPr>
        <w:t>帖</w:t>
      </w:r>
      <w:proofErr w:type="gramEnd"/>
      <w:r>
        <w:rPr>
          <w:rFonts w:ascii="宋体" w:eastAsia="宋体" w:hAnsi="宋体" w:hint="eastAsia"/>
          <w:lang w:eastAsia="zh"/>
        </w:rPr>
        <w:t>自动取消。</w:t>
      </w:r>
    </w:p>
    <w:p w14:paraId="196793EA" w14:textId="77777777" w:rsidR="00446B85" w:rsidRDefault="00000000">
      <w:pPr>
        <w:pStyle w:val="af2"/>
        <w:ind w:left="360" w:firstLineChars="0" w:firstLine="0"/>
        <w:rPr>
          <w:rFonts w:ascii="宋体" w:eastAsia="宋体" w:hAnsi="宋体"/>
          <w:b/>
          <w:bCs/>
          <w:lang w:eastAsia="zh"/>
        </w:rPr>
      </w:pPr>
      <w:r>
        <w:rPr>
          <w:rFonts w:ascii="宋体" w:eastAsia="宋体" w:hAnsi="宋体" w:hint="eastAsia"/>
          <w:b/>
          <w:bCs/>
          <w:lang w:eastAsia="zh"/>
        </w:rPr>
        <w:t>③查看收藏</w:t>
      </w:r>
    </w:p>
    <w:p w14:paraId="0A644C83" w14:textId="77777777" w:rsidR="00446B85" w:rsidRDefault="00000000">
      <w:pPr>
        <w:pStyle w:val="af2"/>
        <w:ind w:left="360" w:firstLineChars="0" w:firstLine="0"/>
        <w:rPr>
          <w:rFonts w:ascii="宋体" w:eastAsia="宋体" w:hAnsi="宋体"/>
          <w:lang w:eastAsia="zh"/>
        </w:rPr>
      </w:pPr>
      <w:r>
        <w:rPr>
          <w:rFonts w:ascii="宋体" w:eastAsia="宋体" w:hAnsi="宋体" w:hint="eastAsia"/>
        </w:rPr>
        <w:t>用户可以</w:t>
      </w:r>
      <w:r>
        <w:rPr>
          <w:rFonts w:ascii="宋体" w:eastAsia="宋体" w:hAnsi="宋体" w:hint="eastAsia"/>
          <w:lang w:eastAsia="zh"/>
        </w:rPr>
        <w:t>查看已收藏的主题帖。</w:t>
      </w:r>
    </w:p>
    <w:p w14:paraId="474EA91F" w14:textId="4EA427E5" w:rsidR="00446B85" w:rsidDel="00EB2EA2" w:rsidRDefault="00000000">
      <w:pPr>
        <w:pStyle w:val="4"/>
        <w:rPr>
          <w:moveFrom w:id="50" w:author="毛毛妈" w:date="2025-10-24T18:29:00Z" w16du:dateUtc="2025-10-24T10:29:00Z"/>
          <w:rFonts w:ascii="宋体" w:hAnsi="宋体"/>
          <w:szCs w:val="21"/>
        </w:rPr>
      </w:pPr>
      <w:moveFromRangeStart w:id="51" w:author="毛毛妈" w:date="2025-10-24T18:29:00Z" w:name="move212222969"/>
      <w:moveFrom w:id="52" w:author="毛毛妈" w:date="2025-10-24T18:29:00Z" w16du:dateUtc="2025-10-24T10:29:00Z">
        <w:r w:rsidDel="00EB2EA2">
          <w:rPr>
            <w:rFonts w:ascii="宋体" w:hAnsi="宋体" w:hint="eastAsia"/>
            <w:szCs w:val="21"/>
          </w:rPr>
          <w:t>1</w:t>
        </w:r>
        <w:r w:rsidDel="00EB2EA2">
          <w:rPr>
            <w:rFonts w:ascii="宋体" w:hAnsi="宋体"/>
            <w:szCs w:val="21"/>
          </w:rPr>
          <w:t>.1.</w:t>
        </w:r>
        <w:r w:rsidDel="00EB2EA2">
          <w:rPr>
            <w:rFonts w:ascii="宋体" w:hAnsi="宋体" w:hint="eastAsia"/>
            <w:szCs w:val="21"/>
            <w:lang w:eastAsia="zh"/>
          </w:rPr>
          <w:t>6加入频道</w:t>
        </w:r>
        <w:r w:rsidDel="00EB2EA2">
          <w:rPr>
            <w:rFonts w:ascii="宋体" w:hAnsi="宋体" w:hint="eastAsia"/>
            <w:szCs w:val="21"/>
          </w:rPr>
          <w:t>管理模块</w:t>
        </w:r>
      </w:moveFrom>
    </w:p>
    <w:p w14:paraId="52487AA3" w14:textId="0798DC0B" w:rsidR="00446B85" w:rsidDel="00EB2EA2" w:rsidRDefault="00000000">
      <w:pPr>
        <w:ind w:firstLine="420"/>
        <w:rPr>
          <w:moveFrom w:id="53" w:author="毛毛妈" w:date="2025-10-24T18:29:00Z" w16du:dateUtc="2025-10-24T10:29:00Z"/>
          <w:rFonts w:hint="eastAsia"/>
          <w:szCs w:val="21"/>
          <w:lang w:eastAsia="zh"/>
        </w:rPr>
      </w:pPr>
      <w:moveFrom w:id="54" w:author="毛毛妈" w:date="2025-10-24T18:29:00Z" w16du:dateUtc="2025-10-24T10:29:00Z">
        <w:r w:rsidDel="00EB2EA2">
          <w:rPr>
            <w:rFonts w:hint="eastAsia"/>
            <w:szCs w:val="21"/>
            <w:lang w:eastAsia="zh"/>
          </w:rPr>
          <w:t>该模块实现对用户对主题频道的加入、退出、查看操作。</w:t>
        </w:r>
      </w:moveFrom>
    </w:p>
    <w:p w14:paraId="3F2E5EA3" w14:textId="05D9862F" w:rsidR="00446B85" w:rsidDel="00EB2EA2" w:rsidRDefault="00000000">
      <w:pPr>
        <w:pStyle w:val="af2"/>
        <w:ind w:left="360" w:firstLineChars="0" w:firstLine="0"/>
        <w:rPr>
          <w:moveFrom w:id="55" w:author="毛毛妈" w:date="2025-10-24T18:29:00Z" w16du:dateUtc="2025-10-24T10:29:00Z"/>
          <w:rFonts w:ascii="宋体" w:eastAsia="宋体" w:hAnsi="宋体"/>
          <w:b/>
          <w:bCs/>
          <w:lang w:eastAsia="zh"/>
        </w:rPr>
      </w:pPr>
      <w:moveFrom w:id="56" w:author="毛毛妈" w:date="2025-10-24T18:29:00Z" w16du:dateUtc="2025-10-24T10:29:00Z">
        <w:r w:rsidDel="00EB2EA2">
          <w:rPr>
            <w:rFonts w:ascii="宋体" w:eastAsia="宋体" w:hAnsi="宋体" w:hint="eastAsia"/>
            <w:b/>
            <w:bCs/>
            <w:lang w:eastAsia="zh"/>
          </w:rPr>
          <w:t>①</w:t>
        </w:r>
        <w:commentRangeStart w:id="57"/>
        <w:commentRangeStart w:id="58"/>
        <w:r w:rsidDel="00EB2EA2">
          <w:rPr>
            <w:rFonts w:ascii="宋体" w:eastAsia="宋体" w:hAnsi="宋体" w:hint="eastAsia"/>
            <w:b/>
            <w:bCs/>
            <w:lang w:eastAsia="zh"/>
          </w:rPr>
          <w:t>加入主题频道</w:t>
        </w:r>
      </w:moveFrom>
    </w:p>
    <w:p w14:paraId="76703F93" w14:textId="0AD25C89" w:rsidR="00446B85" w:rsidDel="00EB2EA2" w:rsidRDefault="00000000">
      <w:pPr>
        <w:pStyle w:val="af2"/>
        <w:ind w:left="360" w:firstLineChars="0" w:firstLine="0"/>
        <w:rPr>
          <w:moveFrom w:id="59" w:author="毛毛妈" w:date="2025-10-24T18:29:00Z" w16du:dateUtc="2025-10-24T10:29:00Z"/>
          <w:rFonts w:ascii="宋体" w:eastAsia="宋体" w:hAnsi="宋体"/>
          <w:lang w:eastAsia="zh"/>
        </w:rPr>
      </w:pPr>
      <w:moveFrom w:id="60" w:author="毛毛妈" w:date="2025-10-24T18:29:00Z" w16du:dateUtc="2025-10-24T10:29:00Z">
        <w:r w:rsidDel="00EB2EA2">
          <w:rPr>
            <w:rFonts w:ascii="宋体" w:eastAsia="宋体" w:hAnsi="宋体" w:hint="eastAsia"/>
            <w:lang w:eastAsia="zh"/>
          </w:rPr>
          <w:t>普通用户可以加入任意主题频道，将该用户设为该频道的成员。</w:t>
        </w:r>
      </w:moveFrom>
    </w:p>
    <w:p w14:paraId="2AE66DDD" w14:textId="5479FF25" w:rsidR="00446B85" w:rsidDel="00EB2EA2" w:rsidRDefault="00000000">
      <w:pPr>
        <w:pStyle w:val="af2"/>
        <w:ind w:left="360" w:firstLineChars="0" w:firstLine="0"/>
        <w:rPr>
          <w:moveFrom w:id="61" w:author="毛毛妈" w:date="2025-10-24T18:29:00Z" w16du:dateUtc="2025-10-24T10:29:00Z"/>
          <w:rFonts w:ascii="宋体" w:eastAsia="宋体" w:hAnsi="宋体"/>
          <w:b/>
          <w:bCs/>
          <w:lang w:eastAsia="zh"/>
        </w:rPr>
      </w:pPr>
      <w:moveFrom w:id="62" w:author="毛毛妈" w:date="2025-10-24T18:29:00Z" w16du:dateUtc="2025-10-24T10:29:00Z">
        <w:r w:rsidDel="00EB2EA2">
          <w:rPr>
            <w:rFonts w:ascii="宋体" w:eastAsia="宋体" w:hAnsi="宋体" w:hint="eastAsia"/>
            <w:b/>
            <w:bCs/>
            <w:lang w:eastAsia="zh"/>
          </w:rPr>
          <w:t>②退出主题频道</w:t>
        </w:r>
      </w:moveFrom>
    </w:p>
    <w:p w14:paraId="44DC5A60" w14:textId="756B830D" w:rsidR="00446B85" w:rsidDel="00EB2EA2" w:rsidRDefault="00000000">
      <w:pPr>
        <w:pStyle w:val="af2"/>
        <w:ind w:left="360" w:firstLineChars="0" w:firstLine="0"/>
        <w:rPr>
          <w:moveFrom w:id="63" w:author="毛毛妈" w:date="2025-10-24T18:29:00Z" w16du:dateUtc="2025-10-24T10:29:00Z"/>
          <w:rFonts w:hint="eastAsia"/>
        </w:rPr>
      </w:pPr>
      <w:moveFrom w:id="64" w:author="毛毛妈" w:date="2025-10-24T18:29:00Z" w16du:dateUtc="2025-10-24T10:29:00Z">
        <w:r w:rsidDel="00EB2EA2">
          <w:rPr>
            <w:rFonts w:ascii="宋体" w:eastAsia="宋体" w:hAnsi="宋体" w:hint="eastAsia"/>
            <w:lang w:eastAsia="zh"/>
          </w:rPr>
          <w:t>用户可以退出任意已加入的主题频道，删除该用户的频道成员身份。</w:t>
        </w:r>
        <w:commentRangeEnd w:id="57"/>
        <w:r w:rsidDel="00EB2EA2">
          <w:rPr>
            <w:rStyle w:val="af"/>
          </w:rPr>
          <w:commentReference w:id="57"/>
        </w:r>
        <w:commentRangeEnd w:id="58"/>
        <w:r w:rsidDel="00EB2EA2">
          <w:commentReference w:id="58"/>
        </w:r>
      </w:moveFrom>
    </w:p>
    <w:p w14:paraId="751DA6DC" w14:textId="730A791B" w:rsidR="00446B85" w:rsidDel="00EB2EA2" w:rsidRDefault="00000000">
      <w:pPr>
        <w:pStyle w:val="af2"/>
        <w:ind w:left="360" w:firstLineChars="0" w:firstLine="0"/>
        <w:rPr>
          <w:moveFrom w:id="66" w:author="毛毛妈" w:date="2025-10-24T18:29:00Z" w16du:dateUtc="2025-10-24T10:29:00Z"/>
          <w:rFonts w:ascii="宋体" w:eastAsia="宋体" w:hAnsi="宋体"/>
          <w:b/>
          <w:bCs/>
          <w:lang w:eastAsia="zh"/>
        </w:rPr>
      </w:pPr>
      <w:moveFrom w:id="67" w:author="毛毛妈" w:date="2025-10-24T18:29:00Z" w16du:dateUtc="2025-10-24T10:29:00Z">
        <w:r w:rsidDel="00EB2EA2">
          <w:rPr>
            <w:rFonts w:ascii="宋体" w:eastAsia="宋体" w:hAnsi="宋体" w:hint="eastAsia"/>
            <w:b/>
            <w:bCs/>
            <w:lang w:eastAsia="zh"/>
          </w:rPr>
          <w:t>③查看已加入频道</w:t>
        </w:r>
      </w:moveFrom>
    </w:p>
    <w:p w14:paraId="08F1B2A7" w14:textId="49982FAC" w:rsidR="00446B85" w:rsidDel="00EB2EA2" w:rsidRDefault="00000000">
      <w:pPr>
        <w:pStyle w:val="af2"/>
        <w:ind w:left="360" w:firstLineChars="0" w:firstLine="0"/>
        <w:rPr>
          <w:moveFrom w:id="68" w:author="毛毛妈" w:date="2025-10-24T18:29:00Z" w16du:dateUtc="2025-10-24T10:29:00Z"/>
          <w:rFonts w:ascii="宋体" w:eastAsia="宋体" w:hAnsi="宋体"/>
          <w:b/>
          <w:bCs/>
        </w:rPr>
      </w:pPr>
      <w:bookmarkStart w:id="69" w:name="_Toc148635497"/>
      <w:moveFrom w:id="70" w:author="毛毛妈" w:date="2025-10-24T18:29:00Z" w16du:dateUtc="2025-10-24T10:29:00Z">
        <w:r w:rsidDel="00EB2EA2">
          <w:rPr>
            <w:rFonts w:ascii="宋体" w:eastAsia="宋体" w:hAnsi="宋体" w:hint="eastAsia"/>
            <w:lang w:eastAsia="zh"/>
          </w:rPr>
          <w:t>用户可以查看已加入的主题频道。</w:t>
        </w:r>
      </w:moveFrom>
    </w:p>
    <w:moveFromRangeEnd w:id="51"/>
    <w:p w14:paraId="5C48C8CF" w14:textId="77777777" w:rsidR="00446B85" w:rsidRDefault="00000000">
      <w:pPr>
        <w:pStyle w:val="3"/>
        <w:rPr>
          <w:rFonts w:hint="eastAsia"/>
        </w:rPr>
      </w:pPr>
      <w:r>
        <w:rPr>
          <w:rFonts w:hint="eastAsia"/>
        </w:rPr>
        <w:t>1</w:t>
      </w:r>
      <w:r>
        <w:t>.2</w:t>
      </w:r>
      <w:r>
        <w:rPr>
          <w:rFonts w:hint="eastAsia"/>
        </w:rPr>
        <w:t>确定参与者</w:t>
      </w:r>
      <w:bookmarkEnd w:id="69"/>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6713"/>
      </w:tblGrid>
      <w:tr w:rsidR="00446B85" w14:paraId="0EBEE557" w14:textId="77777777">
        <w:tc>
          <w:tcPr>
            <w:tcW w:w="1809" w:type="dxa"/>
            <w:vAlign w:val="center"/>
          </w:tcPr>
          <w:p w14:paraId="6F4CA575" w14:textId="77777777" w:rsidR="00446B85" w:rsidRDefault="00000000">
            <w:pPr>
              <w:jc w:val="center"/>
              <w:rPr>
                <w:rFonts w:ascii="宋体" w:eastAsia="宋体" w:hAnsi="宋体"/>
              </w:rPr>
            </w:pPr>
            <w:r>
              <w:rPr>
                <w:rFonts w:ascii="宋体" w:eastAsia="宋体" w:hAnsi="宋体" w:hint="eastAsia"/>
              </w:rPr>
              <w:t>参与者</w:t>
            </w:r>
          </w:p>
        </w:tc>
        <w:tc>
          <w:tcPr>
            <w:tcW w:w="6713" w:type="dxa"/>
            <w:vAlign w:val="center"/>
          </w:tcPr>
          <w:p w14:paraId="6A7467CC" w14:textId="77777777" w:rsidR="00446B85" w:rsidRDefault="00000000">
            <w:pPr>
              <w:rPr>
                <w:rFonts w:ascii="宋体" w:eastAsia="宋体" w:hAnsi="宋体"/>
              </w:rPr>
            </w:pPr>
            <w:r>
              <w:rPr>
                <w:rFonts w:ascii="宋体" w:eastAsia="宋体" w:hAnsi="宋体" w:hint="eastAsia"/>
              </w:rPr>
              <w:t>参与项目</w:t>
            </w:r>
          </w:p>
        </w:tc>
      </w:tr>
      <w:tr w:rsidR="00446B85" w14:paraId="3F5A6D47" w14:textId="77777777">
        <w:tc>
          <w:tcPr>
            <w:tcW w:w="1809" w:type="dxa"/>
            <w:vAlign w:val="center"/>
          </w:tcPr>
          <w:p w14:paraId="4C70E11E" w14:textId="77777777" w:rsidR="00446B85" w:rsidRDefault="00000000">
            <w:pPr>
              <w:jc w:val="center"/>
              <w:rPr>
                <w:rFonts w:ascii="宋体" w:eastAsia="宋体" w:hAnsi="宋体"/>
              </w:rPr>
            </w:pPr>
            <w:r>
              <w:rPr>
                <w:rFonts w:ascii="宋体" w:eastAsia="宋体" w:hAnsi="宋体" w:hint="eastAsia"/>
              </w:rPr>
              <w:t>普通用户</w:t>
            </w:r>
          </w:p>
        </w:tc>
        <w:tc>
          <w:tcPr>
            <w:tcW w:w="6713" w:type="dxa"/>
            <w:vAlign w:val="center"/>
          </w:tcPr>
          <w:p w14:paraId="217923AD" w14:textId="77777777" w:rsidR="00446B85" w:rsidRDefault="00000000">
            <w:pPr>
              <w:rPr>
                <w:rFonts w:ascii="宋体" w:eastAsia="宋体" w:hAnsi="宋体"/>
                <w:lang w:eastAsia="zh"/>
              </w:rPr>
            </w:pPr>
            <w:r>
              <w:rPr>
                <w:rFonts w:ascii="宋体" w:eastAsia="宋体" w:hAnsi="宋体" w:hint="eastAsia"/>
              </w:rPr>
              <w:t>账户信息管理、</w:t>
            </w:r>
            <w:r>
              <w:rPr>
                <w:rFonts w:ascii="宋体" w:eastAsia="宋体" w:hAnsi="宋体" w:hint="eastAsia"/>
                <w:lang w:eastAsia="zh"/>
              </w:rPr>
              <w:t>主题频道</w:t>
            </w:r>
            <w:r>
              <w:rPr>
                <w:rFonts w:ascii="宋体" w:eastAsia="宋体" w:hAnsi="宋体" w:hint="eastAsia"/>
              </w:rPr>
              <w:t>管理、</w:t>
            </w:r>
            <w:r>
              <w:rPr>
                <w:rFonts w:ascii="宋体" w:eastAsia="宋体" w:hAnsi="宋体" w:hint="eastAsia"/>
                <w:lang w:eastAsia="zh"/>
              </w:rPr>
              <w:t>主题</w:t>
            </w:r>
            <w:proofErr w:type="gramStart"/>
            <w:r>
              <w:rPr>
                <w:rFonts w:ascii="宋体" w:eastAsia="宋体" w:hAnsi="宋体" w:hint="eastAsia"/>
                <w:lang w:eastAsia="zh"/>
              </w:rPr>
              <w:t>帖</w:t>
            </w:r>
            <w:proofErr w:type="gramEnd"/>
            <w:r>
              <w:rPr>
                <w:rFonts w:ascii="宋体" w:eastAsia="宋体" w:hAnsi="宋体" w:hint="eastAsia"/>
              </w:rPr>
              <w:t>管理、</w:t>
            </w:r>
            <w:r>
              <w:rPr>
                <w:rFonts w:ascii="宋体" w:eastAsia="宋体" w:hAnsi="宋体" w:hint="eastAsia"/>
                <w:lang w:eastAsia="zh"/>
              </w:rPr>
              <w:t>评论管</w:t>
            </w:r>
            <w:r>
              <w:rPr>
                <w:rFonts w:ascii="宋体" w:eastAsia="宋体" w:hAnsi="宋体" w:hint="eastAsia"/>
              </w:rPr>
              <w:t>理</w:t>
            </w:r>
            <w:r>
              <w:rPr>
                <w:rFonts w:ascii="宋体" w:eastAsia="宋体" w:hAnsi="宋体" w:hint="eastAsia"/>
                <w:lang w:eastAsia="zh"/>
              </w:rPr>
              <w:t>、</w:t>
            </w:r>
            <w:r>
              <w:rPr>
                <w:rFonts w:ascii="宋体" w:eastAsia="宋体" w:hAnsi="宋体" w:hint="eastAsia"/>
              </w:rPr>
              <w:t>收藏管理</w:t>
            </w:r>
            <w:r>
              <w:rPr>
                <w:rFonts w:ascii="宋体" w:eastAsia="宋体" w:hAnsi="宋体" w:hint="eastAsia"/>
                <w:lang w:eastAsia="zh"/>
              </w:rPr>
              <w:t>、加入频道管理</w:t>
            </w:r>
          </w:p>
        </w:tc>
      </w:tr>
      <w:tr w:rsidR="00446B85" w14:paraId="4AEA93A2" w14:textId="77777777">
        <w:tc>
          <w:tcPr>
            <w:tcW w:w="1809" w:type="dxa"/>
            <w:vAlign w:val="center"/>
          </w:tcPr>
          <w:p w14:paraId="0B1F16EF" w14:textId="77777777" w:rsidR="00446B85" w:rsidRDefault="00000000">
            <w:pPr>
              <w:jc w:val="center"/>
              <w:rPr>
                <w:rFonts w:ascii="宋体" w:eastAsia="宋体" w:hAnsi="宋体"/>
              </w:rPr>
            </w:pPr>
            <w:r>
              <w:rPr>
                <w:rFonts w:ascii="宋体" w:eastAsia="宋体" w:hAnsi="宋体" w:hint="eastAsia"/>
                <w:lang w:eastAsia="zh"/>
              </w:rPr>
              <w:t>系统</w:t>
            </w:r>
            <w:r>
              <w:rPr>
                <w:rFonts w:ascii="宋体" w:eastAsia="宋体" w:hAnsi="宋体" w:hint="eastAsia"/>
              </w:rPr>
              <w:t>管理员</w:t>
            </w:r>
          </w:p>
        </w:tc>
        <w:tc>
          <w:tcPr>
            <w:tcW w:w="6713" w:type="dxa"/>
            <w:vAlign w:val="center"/>
          </w:tcPr>
          <w:p w14:paraId="42BF9602" w14:textId="77777777" w:rsidR="00446B85" w:rsidRDefault="00000000">
            <w:pPr>
              <w:rPr>
                <w:rFonts w:ascii="宋体" w:eastAsia="宋体" w:hAnsi="宋体"/>
              </w:rPr>
            </w:pPr>
            <w:r>
              <w:rPr>
                <w:rFonts w:ascii="宋体" w:eastAsia="宋体" w:hAnsi="宋体" w:hint="eastAsia"/>
              </w:rPr>
              <w:t>账户信息管理、</w:t>
            </w:r>
            <w:r>
              <w:rPr>
                <w:rFonts w:ascii="宋体" w:eastAsia="宋体" w:hAnsi="宋体" w:hint="eastAsia"/>
                <w:lang w:eastAsia="zh"/>
              </w:rPr>
              <w:t>主题频道</w:t>
            </w:r>
            <w:r>
              <w:rPr>
                <w:rFonts w:ascii="宋体" w:eastAsia="宋体" w:hAnsi="宋体" w:hint="eastAsia"/>
              </w:rPr>
              <w:t>管理</w:t>
            </w:r>
            <w:r>
              <w:rPr>
                <w:rFonts w:ascii="宋体" w:eastAsia="宋体" w:hAnsi="宋体" w:hint="eastAsia"/>
                <w:lang w:eastAsia="zh"/>
              </w:rPr>
              <w:t>、主题</w:t>
            </w:r>
            <w:proofErr w:type="gramStart"/>
            <w:r>
              <w:rPr>
                <w:rFonts w:ascii="宋体" w:eastAsia="宋体" w:hAnsi="宋体" w:hint="eastAsia"/>
                <w:lang w:eastAsia="zh"/>
              </w:rPr>
              <w:t>帖</w:t>
            </w:r>
            <w:proofErr w:type="gramEnd"/>
            <w:r>
              <w:rPr>
                <w:rFonts w:ascii="宋体" w:eastAsia="宋体" w:hAnsi="宋体" w:hint="eastAsia"/>
              </w:rPr>
              <w:t>管理、评论管理</w:t>
            </w:r>
          </w:p>
        </w:tc>
      </w:tr>
    </w:tbl>
    <w:p w14:paraId="242E7D94" w14:textId="77777777" w:rsidR="00446B85" w:rsidRDefault="00446B85">
      <w:pPr>
        <w:pStyle w:val="af2"/>
        <w:ind w:left="360" w:firstLineChars="0" w:firstLine="0"/>
        <w:rPr>
          <w:rFonts w:hint="eastAsia"/>
        </w:rPr>
      </w:pPr>
    </w:p>
    <w:p w14:paraId="2694546F" w14:textId="77777777" w:rsidR="00446B85" w:rsidRDefault="00000000">
      <w:pPr>
        <w:pStyle w:val="3"/>
        <w:rPr>
          <w:rStyle w:val="af"/>
          <w:rFonts w:asciiTheme="minorHAnsi" w:eastAsiaTheme="minorEastAsia" w:hAnsiTheme="minorHAnsi" w:hint="eastAsia"/>
          <w:b w:val="0"/>
          <w:bCs w:val="0"/>
        </w:rPr>
      </w:pPr>
      <w:bookmarkStart w:id="71" w:name="_Toc148635498"/>
      <w:commentRangeStart w:id="72"/>
      <w:commentRangeStart w:id="73"/>
      <w:r>
        <w:rPr>
          <w:rFonts w:hint="eastAsia"/>
        </w:rPr>
        <w:t>1</w:t>
      </w:r>
      <w:r>
        <w:t>.3</w:t>
      </w:r>
      <w:r>
        <w:rPr>
          <w:rFonts w:hint="eastAsia"/>
        </w:rPr>
        <w:t>确定用例（总用例图）</w:t>
      </w:r>
      <w:commentRangeEnd w:id="72"/>
      <w:r>
        <w:rPr>
          <w:rStyle w:val="af"/>
          <w:rFonts w:asciiTheme="minorHAnsi" w:eastAsiaTheme="minorEastAsia" w:hAnsiTheme="minorHAnsi"/>
          <w:b w:val="0"/>
          <w:bCs w:val="0"/>
        </w:rPr>
        <w:commentReference w:id="72"/>
      </w:r>
      <w:bookmarkEnd w:id="71"/>
      <w:commentRangeEnd w:id="73"/>
      <w:r>
        <w:commentReference w:id="73"/>
      </w:r>
    </w:p>
    <w:p w14:paraId="47045F80" w14:textId="77777777" w:rsidR="00446B85" w:rsidRDefault="00000000">
      <w:pPr>
        <w:jc w:val="left"/>
        <w:rPr>
          <w:rFonts w:hint="eastAsia"/>
          <w:lang w:eastAsia="zh"/>
        </w:rPr>
      </w:pPr>
      <w:r>
        <w:rPr>
          <w:rFonts w:hint="eastAsia"/>
          <w:noProof/>
          <w:lang w:eastAsia="zh"/>
        </w:rPr>
        <w:drawing>
          <wp:inline distT="0" distB="0" distL="114300" distR="114300" wp14:anchorId="3C4E4066" wp14:editId="210959AE">
            <wp:extent cx="6461760" cy="3873500"/>
            <wp:effectExtent l="0" t="0" r="15240" b="1270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10"/>
                    <a:stretch>
                      <a:fillRect/>
                    </a:stretch>
                  </pic:blipFill>
                  <pic:spPr>
                    <a:xfrm>
                      <a:off x="0" y="0"/>
                      <a:ext cx="6461760" cy="3873500"/>
                    </a:xfrm>
                    <a:prstGeom prst="rect">
                      <a:avLst/>
                    </a:prstGeom>
                  </pic:spPr>
                </pic:pic>
              </a:graphicData>
            </a:graphic>
          </wp:inline>
        </w:drawing>
      </w:r>
    </w:p>
    <w:p w14:paraId="25A1C3AE" w14:textId="77777777" w:rsidR="00446B85" w:rsidRDefault="00000000">
      <w:pPr>
        <w:pStyle w:val="a3"/>
        <w:jc w:val="center"/>
        <w:rPr>
          <w:rFonts w:eastAsiaTheme="minorEastAsia"/>
        </w:rPr>
      </w:pPr>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r>
        <w:rPr>
          <w:rFonts w:hint="eastAsia"/>
          <w:lang w:eastAsia="zh"/>
        </w:rPr>
        <w:t xml:space="preserve"> </w:t>
      </w:r>
      <w:r>
        <w:rPr>
          <w:rFonts w:hint="eastAsia"/>
        </w:rPr>
        <w:t>总用例图</w:t>
      </w:r>
    </w:p>
    <w:p w14:paraId="49DCBD4E" w14:textId="77777777" w:rsidR="00446B85" w:rsidRDefault="00000000">
      <w:pPr>
        <w:pStyle w:val="3"/>
        <w:rPr>
          <w:rFonts w:hint="eastAsia"/>
        </w:rPr>
      </w:pPr>
      <w:bookmarkStart w:id="76" w:name="_Toc148635499"/>
      <w:r>
        <w:rPr>
          <w:rFonts w:hint="eastAsia"/>
        </w:rPr>
        <w:t>1</w:t>
      </w:r>
      <w:r>
        <w:t>.4</w:t>
      </w:r>
      <w:r>
        <w:rPr>
          <w:rFonts w:hint="eastAsia"/>
        </w:rPr>
        <w:t>用例说明</w:t>
      </w:r>
      <w:bookmarkEnd w:id="76"/>
    </w:p>
    <w:p w14:paraId="34574409" w14:textId="77777777" w:rsidR="00446B85" w:rsidRDefault="00000000">
      <w:pPr>
        <w:pStyle w:val="4"/>
        <w:rPr>
          <w:rFonts w:ascii="宋体" w:hAnsi="宋体"/>
          <w:szCs w:val="21"/>
        </w:rPr>
      </w:pPr>
      <w:r>
        <w:rPr>
          <w:rFonts w:ascii="宋体" w:hAnsi="宋体" w:hint="eastAsia"/>
          <w:szCs w:val="21"/>
        </w:rPr>
        <w:t>1.</w:t>
      </w:r>
      <w:r>
        <w:rPr>
          <w:rFonts w:ascii="宋体" w:hAnsi="宋体"/>
          <w:szCs w:val="21"/>
        </w:rPr>
        <w:t>4.1</w:t>
      </w:r>
      <w:r>
        <w:rPr>
          <w:rFonts w:hint="eastAsia"/>
        </w:rPr>
        <w:t>用户</w:t>
      </w:r>
      <w:r>
        <w:rPr>
          <w:rFonts w:ascii="宋体" w:hAnsi="宋体" w:hint="eastAsia"/>
          <w:szCs w:val="21"/>
        </w:rPr>
        <w:t>注册</w:t>
      </w:r>
    </w:p>
    <w:p w14:paraId="12D9D9ED" w14:textId="77777777" w:rsidR="00446B85" w:rsidRDefault="00000000">
      <w:pPr>
        <w:pStyle w:val="af2"/>
        <w:ind w:left="360" w:firstLineChars="0" w:firstLine="0"/>
        <w:rPr>
          <w:rFonts w:ascii="宋体" w:eastAsia="宋体" w:hAnsi="宋体"/>
        </w:rPr>
      </w:pPr>
      <w:r>
        <w:rPr>
          <w:rFonts w:ascii="宋体" w:eastAsia="宋体" w:hAnsi="宋体" w:hint="eastAsia"/>
        </w:rPr>
        <w:t>用例名：用户注册</w:t>
      </w:r>
    </w:p>
    <w:p w14:paraId="4A8A059B" w14:textId="77777777" w:rsidR="00446B85" w:rsidRDefault="00000000">
      <w:pPr>
        <w:pStyle w:val="af2"/>
        <w:ind w:left="360" w:firstLineChars="0" w:firstLine="0"/>
        <w:rPr>
          <w:rFonts w:ascii="宋体" w:eastAsia="宋体" w:hAnsi="宋体"/>
        </w:rPr>
      </w:pPr>
      <w:r>
        <w:rPr>
          <w:rFonts w:ascii="宋体" w:eastAsia="宋体" w:hAnsi="宋体" w:hint="eastAsia"/>
        </w:rPr>
        <w:t>描述：用户通过注册在本系统中添加自己的账号</w:t>
      </w:r>
    </w:p>
    <w:p w14:paraId="2C05E11A" w14:textId="77777777" w:rsidR="00446B85" w:rsidRDefault="00000000">
      <w:pPr>
        <w:pStyle w:val="af2"/>
        <w:ind w:left="360" w:firstLineChars="0" w:firstLine="0"/>
        <w:rPr>
          <w:rFonts w:ascii="宋体" w:eastAsia="宋体" w:hAnsi="宋体"/>
        </w:rPr>
      </w:pPr>
      <w:r>
        <w:rPr>
          <w:rFonts w:ascii="宋体" w:eastAsia="宋体" w:hAnsi="宋体" w:hint="eastAsia"/>
        </w:rPr>
        <w:lastRenderedPageBreak/>
        <w:t>参与者：用户</w:t>
      </w:r>
    </w:p>
    <w:p w14:paraId="78997B75" w14:textId="77777777" w:rsidR="00446B85" w:rsidRDefault="00000000">
      <w:pPr>
        <w:pStyle w:val="af2"/>
        <w:ind w:left="360" w:firstLineChars="0" w:firstLine="0"/>
        <w:rPr>
          <w:rFonts w:ascii="宋体" w:eastAsia="宋体" w:hAnsi="宋体"/>
        </w:rPr>
      </w:pPr>
      <w:r>
        <w:rPr>
          <w:rFonts w:ascii="宋体" w:eastAsia="宋体" w:hAnsi="宋体" w:hint="eastAsia"/>
        </w:rPr>
        <w:t>前置条件：用户所申请账号未在本系统注册</w:t>
      </w:r>
    </w:p>
    <w:p w14:paraId="33222F9D" w14:textId="77777777" w:rsidR="00446B85" w:rsidRDefault="00000000">
      <w:pPr>
        <w:pStyle w:val="af2"/>
        <w:ind w:left="360" w:firstLineChars="0" w:firstLine="0"/>
        <w:rPr>
          <w:rFonts w:ascii="宋体" w:eastAsia="宋体" w:hAnsi="宋体"/>
        </w:rPr>
      </w:pPr>
      <w:r>
        <w:rPr>
          <w:rFonts w:ascii="宋体" w:eastAsia="宋体" w:hAnsi="宋体" w:hint="eastAsia"/>
        </w:rPr>
        <w:t>活动图：</w:t>
      </w:r>
    </w:p>
    <w:p w14:paraId="41897A78" w14:textId="77777777" w:rsidR="00446B85" w:rsidRDefault="00000000">
      <w:pPr>
        <w:pStyle w:val="a3"/>
        <w:jc w:val="left"/>
        <w:rPr>
          <w:rFonts w:eastAsiaTheme="minorEastAsia"/>
          <w:lang w:eastAsia="zh"/>
        </w:rPr>
      </w:pPr>
      <w:r>
        <w:rPr>
          <w:rFonts w:hint="eastAsia"/>
          <w:noProof/>
          <w:lang w:eastAsia="zh"/>
        </w:rPr>
        <w:drawing>
          <wp:inline distT="0" distB="0" distL="114300" distR="114300" wp14:anchorId="7EC22CC4" wp14:editId="7A3C631F">
            <wp:extent cx="5268595" cy="6111240"/>
            <wp:effectExtent l="0" t="0" r="8255" b="381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1"/>
                    <a:stretch>
                      <a:fillRect/>
                    </a:stretch>
                  </pic:blipFill>
                  <pic:spPr>
                    <a:xfrm>
                      <a:off x="0" y="0"/>
                      <a:ext cx="5268595" cy="6111240"/>
                    </a:xfrm>
                    <a:prstGeom prst="rect">
                      <a:avLst/>
                    </a:prstGeom>
                  </pic:spPr>
                </pic:pic>
              </a:graphicData>
            </a:graphic>
          </wp:inline>
        </w:drawing>
      </w:r>
    </w:p>
    <w:p w14:paraId="522C1EAA" w14:textId="77777777" w:rsidR="00446B85" w:rsidRDefault="00000000">
      <w:pPr>
        <w:pStyle w:val="a3"/>
        <w:ind w:left="360"/>
        <w:jc w:val="center"/>
        <w:rPr>
          <w:rFonts w:eastAsiaTheme="minorEastAsia"/>
        </w:rPr>
      </w:pPr>
      <w:r>
        <w:t>图</w:t>
      </w:r>
      <w:r>
        <w:t xml:space="preserve"> </w:t>
      </w:r>
      <w:r>
        <w:rPr>
          <w:rFonts w:hint="eastAsia"/>
        </w:rPr>
        <w:t xml:space="preserve">1.4.1 </w:t>
      </w:r>
      <w:r>
        <w:rPr>
          <w:rFonts w:hint="eastAsia"/>
        </w:rPr>
        <w:t>用户注册</w:t>
      </w:r>
      <w:r>
        <w:rPr>
          <w:rFonts w:hint="eastAsia"/>
          <w:lang w:eastAsia="zh"/>
        </w:rPr>
        <w:t>活动图</w:t>
      </w:r>
    </w:p>
    <w:p w14:paraId="01A14E22" w14:textId="77777777" w:rsidR="00446B85" w:rsidRDefault="00000000">
      <w:pPr>
        <w:pStyle w:val="4"/>
        <w:rPr>
          <w:rFonts w:ascii="宋体" w:hAnsi="宋体"/>
          <w:szCs w:val="21"/>
        </w:rPr>
      </w:pPr>
      <w:r>
        <w:rPr>
          <w:rFonts w:ascii="宋体" w:hAnsi="宋体"/>
          <w:szCs w:val="21"/>
        </w:rPr>
        <w:t>1.4.2</w:t>
      </w:r>
      <w:r>
        <w:rPr>
          <w:rFonts w:ascii="宋体" w:hAnsi="宋体" w:hint="eastAsia"/>
          <w:szCs w:val="21"/>
        </w:rPr>
        <w:t>用户登录</w:t>
      </w:r>
    </w:p>
    <w:p w14:paraId="243F10D2" w14:textId="77777777" w:rsidR="00446B85" w:rsidRDefault="00000000">
      <w:pPr>
        <w:pStyle w:val="af2"/>
        <w:ind w:left="360" w:firstLineChars="0" w:firstLine="0"/>
        <w:rPr>
          <w:rFonts w:ascii="宋体" w:eastAsia="宋体" w:hAnsi="宋体"/>
        </w:rPr>
      </w:pPr>
      <w:r>
        <w:rPr>
          <w:rFonts w:ascii="宋体" w:eastAsia="宋体" w:hAnsi="宋体" w:hint="eastAsia"/>
        </w:rPr>
        <w:t>用例名：用户登录</w:t>
      </w:r>
    </w:p>
    <w:p w14:paraId="2275110C" w14:textId="77777777" w:rsidR="00446B85" w:rsidRDefault="00000000">
      <w:pPr>
        <w:pStyle w:val="af2"/>
        <w:ind w:left="360" w:firstLineChars="0" w:firstLine="0"/>
        <w:rPr>
          <w:rFonts w:ascii="宋体" w:eastAsia="宋体" w:hAnsi="宋体"/>
        </w:rPr>
      </w:pPr>
      <w:r>
        <w:rPr>
          <w:rFonts w:ascii="宋体" w:eastAsia="宋体" w:hAnsi="宋体" w:hint="eastAsia"/>
        </w:rPr>
        <w:t>描述：用户选择</w:t>
      </w:r>
      <w:r>
        <w:rPr>
          <w:rFonts w:ascii="宋体" w:eastAsia="宋体" w:hAnsi="宋体"/>
        </w:rPr>
        <w:t>登录</w:t>
      </w:r>
      <w:r>
        <w:rPr>
          <w:rFonts w:ascii="宋体" w:eastAsia="宋体" w:hAnsi="宋体" w:hint="eastAsia"/>
        </w:rPr>
        <w:t>方式，通过选择的方式登录系统</w:t>
      </w:r>
    </w:p>
    <w:p w14:paraId="001BC6A7" w14:textId="77777777" w:rsidR="00446B85" w:rsidRDefault="00000000">
      <w:pPr>
        <w:pStyle w:val="af2"/>
        <w:ind w:left="360" w:firstLineChars="0" w:firstLine="0"/>
        <w:rPr>
          <w:rFonts w:ascii="宋体" w:eastAsia="宋体" w:hAnsi="宋体"/>
        </w:rPr>
      </w:pPr>
      <w:r>
        <w:rPr>
          <w:rFonts w:ascii="宋体" w:eastAsia="宋体" w:hAnsi="宋体" w:hint="eastAsia"/>
        </w:rPr>
        <w:t>参与者：用户、管理员</w:t>
      </w:r>
    </w:p>
    <w:p w14:paraId="44A0A2DC" w14:textId="77777777" w:rsidR="00446B85" w:rsidRDefault="00000000">
      <w:pPr>
        <w:pStyle w:val="af2"/>
        <w:ind w:left="360" w:firstLineChars="0" w:firstLine="0"/>
        <w:rPr>
          <w:rFonts w:ascii="宋体" w:eastAsia="宋体" w:hAnsi="宋体"/>
        </w:rPr>
      </w:pPr>
      <w:r>
        <w:rPr>
          <w:rFonts w:ascii="宋体" w:eastAsia="宋体" w:hAnsi="宋体" w:hint="eastAsia"/>
        </w:rPr>
        <w:t>前置条件：用户登录账号已在本系统注册</w:t>
      </w:r>
    </w:p>
    <w:p w14:paraId="6194BE3B" w14:textId="77777777" w:rsidR="00446B85" w:rsidRDefault="00000000">
      <w:pPr>
        <w:pStyle w:val="af2"/>
        <w:ind w:left="360" w:firstLineChars="0" w:firstLine="0"/>
        <w:rPr>
          <w:rFonts w:ascii="宋体" w:eastAsia="宋体" w:hAnsi="宋体"/>
        </w:rPr>
      </w:pPr>
      <w:r>
        <w:rPr>
          <w:rFonts w:ascii="宋体" w:eastAsia="宋体" w:hAnsi="宋体" w:hint="eastAsia"/>
        </w:rPr>
        <w:t>活动图：</w:t>
      </w:r>
    </w:p>
    <w:p w14:paraId="2252C7FC" w14:textId="77777777" w:rsidR="00446B85" w:rsidRDefault="00000000">
      <w:pPr>
        <w:pStyle w:val="af2"/>
        <w:ind w:left="360" w:firstLineChars="0" w:firstLine="0"/>
        <w:jc w:val="center"/>
        <w:rPr>
          <w:rFonts w:hint="eastAsia"/>
          <w:lang w:eastAsia="zh"/>
        </w:rPr>
      </w:pPr>
      <w:r>
        <w:rPr>
          <w:rFonts w:hint="eastAsia"/>
          <w:noProof/>
          <w:lang w:eastAsia="zh"/>
        </w:rPr>
        <w:lastRenderedPageBreak/>
        <w:drawing>
          <wp:inline distT="0" distB="0" distL="114300" distR="114300" wp14:anchorId="79B38947" wp14:editId="77A67415">
            <wp:extent cx="5267325" cy="4276725"/>
            <wp:effectExtent l="0" t="0" r="9525"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2"/>
                    <a:stretch>
                      <a:fillRect/>
                    </a:stretch>
                  </pic:blipFill>
                  <pic:spPr>
                    <a:xfrm>
                      <a:off x="0" y="0"/>
                      <a:ext cx="5267325" cy="4276725"/>
                    </a:xfrm>
                    <a:prstGeom prst="rect">
                      <a:avLst/>
                    </a:prstGeom>
                  </pic:spPr>
                </pic:pic>
              </a:graphicData>
            </a:graphic>
          </wp:inline>
        </w:drawing>
      </w:r>
    </w:p>
    <w:p w14:paraId="5CCECD43" w14:textId="77777777" w:rsidR="00446B85" w:rsidRDefault="00000000">
      <w:pPr>
        <w:pStyle w:val="a3"/>
        <w:ind w:left="360"/>
        <w:jc w:val="center"/>
        <w:rPr>
          <w:rFonts w:eastAsiaTheme="minorEastAsia"/>
        </w:rPr>
      </w:pPr>
      <w:r>
        <w:t>图</w:t>
      </w:r>
      <w:r>
        <w:t xml:space="preserve"> </w:t>
      </w:r>
      <w:r>
        <w:rPr>
          <w:rFonts w:hint="eastAsia"/>
        </w:rPr>
        <w:t xml:space="preserve">1.4.2 </w:t>
      </w:r>
      <w:r>
        <w:rPr>
          <w:rFonts w:hint="eastAsia"/>
        </w:rPr>
        <w:t>用户登录活动图</w:t>
      </w:r>
    </w:p>
    <w:p w14:paraId="04A55E75" w14:textId="77777777" w:rsidR="00446B85" w:rsidRDefault="00000000">
      <w:pPr>
        <w:pStyle w:val="4"/>
        <w:rPr>
          <w:rFonts w:ascii="宋体" w:hAnsi="宋体"/>
          <w:szCs w:val="21"/>
        </w:rPr>
      </w:pPr>
      <w:r>
        <w:rPr>
          <w:rFonts w:ascii="宋体" w:hAnsi="宋体"/>
          <w:szCs w:val="21"/>
        </w:rPr>
        <w:t>1.4.</w:t>
      </w:r>
      <w:r>
        <w:rPr>
          <w:rFonts w:ascii="宋体" w:hAnsi="宋体" w:hint="eastAsia"/>
          <w:szCs w:val="21"/>
        </w:rPr>
        <w:t>3修改用户信息</w:t>
      </w:r>
    </w:p>
    <w:p w14:paraId="57255D2F" w14:textId="77777777" w:rsidR="00446B85" w:rsidRDefault="00000000">
      <w:pPr>
        <w:pStyle w:val="af2"/>
        <w:ind w:left="360" w:firstLineChars="0" w:firstLine="0"/>
        <w:rPr>
          <w:rFonts w:ascii="宋体" w:eastAsia="宋体" w:hAnsi="宋体"/>
        </w:rPr>
      </w:pPr>
      <w:r>
        <w:rPr>
          <w:rFonts w:ascii="宋体" w:eastAsia="宋体" w:hAnsi="宋体" w:hint="eastAsia"/>
        </w:rPr>
        <w:t>用例名：修改用户信息</w:t>
      </w:r>
    </w:p>
    <w:p w14:paraId="4F74B422" w14:textId="77777777" w:rsidR="00446B85" w:rsidRDefault="00000000">
      <w:pPr>
        <w:pStyle w:val="af2"/>
        <w:ind w:left="360" w:firstLineChars="0" w:firstLine="0"/>
        <w:rPr>
          <w:rFonts w:ascii="宋体" w:eastAsia="宋体" w:hAnsi="宋体"/>
        </w:rPr>
      </w:pPr>
      <w:r>
        <w:rPr>
          <w:rFonts w:ascii="宋体" w:eastAsia="宋体" w:hAnsi="宋体" w:hint="eastAsia"/>
        </w:rPr>
        <w:t>描述：登录账号后，用户可通过该功能修改个人</w:t>
      </w:r>
      <w:r>
        <w:rPr>
          <w:rFonts w:ascii="宋体" w:eastAsia="宋体" w:hAnsi="宋体" w:hint="eastAsia"/>
          <w:lang w:eastAsia="zh"/>
        </w:rPr>
        <w:t>资料</w:t>
      </w:r>
      <w:r>
        <w:rPr>
          <w:rFonts w:ascii="宋体" w:eastAsia="宋体" w:hAnsi="宋体" w:hint="eastAsia"/>
        </w:rPr>
        <w:t>及修改密码</w:t>
      </w:r>
    </w:p>
    <w:p w14:paraId="4B2F50F2" w14:textId="77777777" w:rsidR="00446B85" w:rsidRDefault="00000000">
      <w:pPr>
        <w:pStyle w:val="af2"/>
        <w:ind w:left="360" w:firstLineChars="0" w:firstLine="0"/>
        <w:rPr>
          <w:rFonts w:ascii="宋体" w:eastAsia="宋体" w:hAnsi="宋体"/>
        </w:rPr>
      </w:pPr>
      <w:r>
        <w:rPr>
          <w:rFonts w:ascii="宋体" w:eastAsia="宋体" w:hAnsi="宋体" w:hint="eastAsia"/>
        </w:rPr>
        <w:t>参与者：用户、管理员</w:t>
      </w:r>
    </w:p>
    <w:p w14:paraId="71413086" w14:textId="77777777" w:rsidR="00446B85" w:rsidRDefault="00000000">
      <w:pPr>
        <w:pStyle w:val="af2"/>
        <w:ind w:left="360" w:firstLineChars="0" w:firstLine="0"/>
        <w:rPr>
          <w:rFonts w:ascii="宋体" w:eastAsia="宋体" w:hAnsi="宋体"/>
        </w:rPr>
      </w:pPr>
      <w:r>
        <w:rPr>
          <w:rFonts w:ascii="宋体" w:eastAsia="宋体" w:hAnsi="宋体" w:hint="eastAsia"/>
        </w:rPr>
        <w:t>前置条件：用户已在本系统登录</w:t>
      </w:r>
    </w:p>
    <w:p w14:paraId="6CEF71FF" w14:textId="77777777" w:rsidR="00446B85" w:rsidRDefault="00000000">
      <w:pPr>
        <w:pStyle w:val="af2"/>
        <w:ind w:left="360" w:firstLineChars="0" w:firstLine="0"/>
        <w:rPr>
          <w:rFonts w:ascii="宋体" w:eastAsia="宋体" w:hAnsi="宋体"/>
        </w:rPr>
      </w:pPr>
      <w:r>
        <w:rPr>
          <w:rFonts w:ascii="宋体" w:eastAsia="宋体" w:hAnsi="宋体" w:hint="eastAsia"/>
        </w:rPr>
        <w:t>活动图：</w:t>
      </w:r>
    </w:p>
    <w:p w14:paraId="38F54470" w14:textId="77777777" w:rsidR="00446B85" w:rsidRDefault="00000000">
      <w:pPr>
        <w:pStyle w:val="af2"/>
        <w:ind w:left="360" w:firstLineChars="0" w:firstLine="0"/>
        <w:jc w:val="center"/>
        <w:rPr>
          <w:rFonts w:hint="eastAsia"/>
          <w:lang w:eastAsia="zh"/>
        </w:rPr>
      </w:pPr>
      <w:r>
        <w:rPr>
          <w:rFonts w:hint="eastAsia"/>
          <w:noProof/>
          <w:lang w:eastAsia="zh"/>
        </w:rPr>
        <w:lastRenderedPageBreak/>
        <w:drawing>
          <wp:inline distT="0" distB="0" distL="114300" distR="114300" wp14:anchorId="47C03D3E" wp14:editId="34FA57DA">
            <wp:extent cx="5267325" cy="5222240"/>
            <wp:effectExtent l="0" t="0" r="9525" b="1651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3"/>
                    <a:stretch>
                      <a:fillRect/>
                    </a:stretch>
                  </pic:blipFill>
                  <pic:spPr>
                    <a:xfrm>
                      <a:off x="0" y="0"/>
                      <a:ext cx="5267325" cy="5222240"/>
                    </a:xfrm>
                    <a:prstGeom prst="rect">
                      <a:avLst/>
                    </a:prstGeom>
                  </pic:spPr>
                </pic:pic>
              </a:graphicData>
            </a:graphic>
          </wp:inline>
        </w:drawing>
      </w:r>
    </w:p>
    <w:p w14:paraId="344F5FD2" w14:textId="77777777" w:rsidR="00446B85" w:rsidRDefault="00000000">
      <w:pPr>
        <w:pStyle w:val="a3"/>
        <w:ind w:left="360"/>
        <w:jc w:val="center"/>
        <w:rPr>
          <w:rFonts w:eastAsiaTheme="minorEastAsia"/>
        </w:rPr>
      </w:pPr>
      <w:r>
        <w:t>图</w:t>
      </w:r>
      <w:r>
        <w:t xml:space="preserve"> </w:t>
      </w:r>
      <w:r>
        <w:rPr>
          <w:rFonts w:hint="eastAsia"/>
        </w:rPr>
        <w:t xml:space="preserve">1.4.3 </w:t>
      </w:r>
      <w:r>
        <w:rPr>
          <w:rFonts w:hint="eastAsia"/>
        </w:rPr>
        <w:t>修改用户信息活动图</w:t>
      </w:r>
    </w:p>
    <w:p w14:paraId="641BBAAD" w14:textId="77777777" w:rsidR="00446B85" w:rsidRDefault="00000000">
      <w:pPr>
        <w:pStyle w:val="4"/>
        <w:rPr>
          <w:rFonts w:ascii="宋体" w:hAnsi="宋体"/>
          <w:szCs w:val="21"/>
        </w:rPr>
      </w:pPr>
      <w:r>
        <w:rPr>
          <w:rFonts w:ascii="宋体" w:hAnsi="宋体"/>
          <w:szCs w:val="21"/>
        </w:rPr>
        <w:t>1.4.</w:t>
      </w:r>
      <w:r>
        <w:rPr>
          <w:rFonts w:ascii="宋体" w:hAnsi="宋体" w:hint="eastAsia"/>
          <w:szCs w:val="21"/>
        </w:rPr>
        <w:t>4注销账号</w:t>
      </w:r>
    </w:p>
    <w:p w14:paraId="16D57251" w14:textId="77777777" w:rsidR="00446B85" w:rsidRDefault="00000000">
      <w:pPr>
        <w:pStyle w:val="af2"/>
        <w:ind w:left="360" w:firstLineChars="0" w:firstLine="0"/>
        <w:rPr>
          <w:rFonts w:ascii="宋体" w:eastAsia="宋体" w:hAnsi="宋体"/>
        </w:rPr>
      </w:pPr>
      <w:r>
        <w:rPr>
          <w:rFonts w:ascii="宋体" w:eastAsia="宋体" w:hAnsi="宋体" w:hint="eastAsia"/>
        </w:rPr>
        <w:t>用例名：注销账号</w:t>
      </w:r>
    </w:p>
    <w:p w14:paraId="158F3D62" w14:textId="77777777" w:rsidR="00446B85" w:rsidRDefault="00000000">
      <w:pPr>
        <w:pStyle w:val="af2"/>
        <w:ind w:left="360" w:firstLineChars="0" w:firstLine="0"/>
        <w:rPr>
          <w:rFonts w:ascii="宋体" w:eastAsia="宋体" w:hAnsi="宋体"/>
        </w:rPr>
      </w:pPr>
      <w:r>
        <w:rPr>
          <w:rFonts w:ascii="宋体" w:eastAsia="宋体" w:hAnsi="宋体" w:hint="eastAsia"/>
        </w:rPr>
        <w:t>描述：用户注销自己的账号</w:t>
      </w:r>
    </w:p>
    <w:p w14:paraId="333295AB" w14:textId="77777777" w:rsidR="00446B85" w:rsidRDefault="00000000">
      <w:pPr>
        <w:pStyle w:val="af2"/>
        <w:ind w:left="360" w:firstLineChars="0" w:firstLine="0"/>
        <w:rPr>
          <w:rFonts w:ascii="宋体" w:eastAsia="宋体" w:hAnsi="宋体"/>
        </w:rPr>
      </w:pPr>
      <w:r>
        <w:rPr>
          <w:rFonts w:ascii="宋体" w:eastAsia="宋体" w:hAnsi="宋体" w:hint="eastAsia"/>
        </w:rPr>
        <w:t>参与者：用户</w:t>
      </w:r>
    </w:p>
    <w:p w14:paraId="36A49C62" w14:textId="77777777" w:rsidR="00446B85" w:rsidRDefault="00000000">
      <w:pPr>
        <w:pStyle w:val="af2"/>
        <w:ind w:left="360" w:firstLineChars="0" w:firstLine="0"/>
        <w:rPr>
          <w:rFonts w:ascii="宋体" w:eastAsia="宋体" w:hAnsi="宋体"/>
        </w:rPr>
      </w:pPr>
      <w:r>
        <w:rPr>
          <w:rFonts w:ascii="宋体" w:eastAsia="宋体" w:hAnsi="宋体" w:hint="eastAsia"/>
        </w:rPr>
        <w:t>前置条件：用户已在本系统登录</w:t>
      </w:r>
    </w:p>
    <w:p w14:paraId="64103E94" w14:textId="77777777" w:rsidR="00446B85" w:rsidRDefault="00000000">
      <w:pPr>
        <w:pStyle w:val="af2"/>
        <w:ind w:left="360" w:firstLineChars="0" w:firstLine="0"/>
        <w:rPr>
          <w:rFonts w:ascii="宋体" w:eastAsia="宋体" w:hAnsi="宋体"/>
        </w:rPr>
      </w:pPr>
      <w:r>
        <w:rPr>
          <w:rFonts w:ascii="宋体" w:eastAsia="宋体" w:hAnsi="宋体" w:hint="eastAsia"/>
        </w:rPr>
        <w:t>活动图：</w:t>
      </w:r>
    </w:p>
    <w:p w14:paraId="5E3DB1F1" w14:textId="77777777" w:rsidR="00446B85" w:rsidRDefault="00000000">
      <w:pPr>
        <w:pStyle w:val="af2"/>
        <w:ind w:left="360" w:firstLineChars="0" w:firstLine="0"/>
        <w:jc w:val="center"/>
        <w:rPr>
          <w:rFonts w:hint="eastAsia"/>
          <w:lang w:eastAsia="zh"/>
        </w:rPr>
      </w:pPr>
      <w:r>
        <w:rPr>
          <w:rFonts w:hint="eastAsia"/>
          <w:noProof/>
          <w:lang w:eastAsia="zh"/>
        </w:rPr>
        <w:lastRenderedPageBreak/>
        <w:drawing>
          <wp:inline distT="0" distB="0" distL="114300" distR="114300" wp14:anchorId="0309285B" wp14:editId="115DDC97">
            <wp:extent cx="3971925" cy="4705350"/>
            <wp:effectExtent l="0" t="0" r="952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4"/>
                    <a:stretch>
                      <a:fillRect/>
                    </a:stretch>
                  </pic:blipFill>
                  <pic:spPr>
                    <a:xfrm>
                      <a:off x="0" y="0"/>
                      <a:ext cx="3971925" cy="4705350"/>
                    </a:xfrm>
                    <a:prstGeom prst="rect">
                      <a:avLst/>
                    </a:prstGeom>
                  </pic:spPr>
                </pic:pic>
              </a:graphicData>
            </a:graphic>
          </wp:inline>
        </w:drawing>
      </w:r>
    </w:p>
    <w:p w14:paraId="7FE06641" w14:textId="77777777" w:rsidR="00446B85" w:rsidRDefault="00000000">
      <w:pPr>
        <w:pStyle w:val="a3"/>
        <w:ind w:left="360"/>
        <w:jc w:val="center"/>
        <w:rPr>
          <w:rFonts w:eastAsiaTheme="minorEastAsia"/>
        </w:rPr>
      </w:pPr>
      <w:r>
        <w:t>图</w:t>
      </w:r>
      <w:r>
        <w:t xml:space="preserve"> </w:t>
      </w:r>
      <w:r>
        <w:rPr>
          <w:rFonts w:hint="eastAsia"/>
        </w:rPr>
        <w:t xml:space="preserve">1.4.4 </w:t>
      </w:r>
      <w:r>
        <w:rPr>
          <w:rFonts w:hint="eastAsia"/>
        </w:rPr>
        <w:t>注销账号活动图</w:t>
      </w:r>
    </w:p>
    <w:p w14:paraId="5EBFC78B" w14:textId="77777777" w:rsidR="00446B85" w:rsidRDefault="00000000">
      <w:pPr>
        <w:pStyle w:val="4"/>
        <w:rPr>
          <w:rFonts w:ascii="宋体" w:hAnsi="宋体"/>
          <w:szCs w:val="21"/>
          <w:lang w:eastAsia="zh"/>
        </w:rPr>
      </w:pPr>
      <w:r>
        <w:rPr>
          <w:rFonts w:ascii="宋体" w:hAnsi="宋体"/>
          <w:szCs w:val="21"/>
        </w:rPr>
        <w:t>1.4.</w:t>
      </w:r>
      <w:r>
        <w:rPr>
          <w:rFonts w:ascii="宋体" w:hAnsi="宋体" w:hint="eastAsia"/>
          <w:szCs w:val="21"/>
        </w:rPr>
        <w:t>5</w:t>
      </w:r>
      <w:r>
        <w:rPr>
          <w:rFonts w:ascii="宋体" w:hAnsi="宋体" w:hint="eastAsia"/>
          <w:szCs w:val="21"/>
          <w:lang w:eastAsia="zh"/>
        </w:rPr>
        <w:t>查询</w:t>
      </w:r>
      <w:r>
        <w:rPr>
          <w:rFonts w:ascii="宋体" w:hAnsi="宋体" w:hint="eastAsia"/>
          <w:szCs w:val="21"/>
        </w:rPr>
        <w:t>用户</w:t>
      </w:r>
    </w:p>
    <w:p w14:paraId="7E570A1E" w14:textId="77777777" w:rsidR="00446B85" w:rsidRDefault="00000000">
      <w:pPr>
        <w:pStyle w:val="af2"/>
        <w:ind w:left="360" w:firstLineChars="0" w:firstLine="0"/>
        <w:rPr>
          <w:rFonts w:ascii="宋体" w:eastAsia="宋体" w:hAnsi="宋体"/>
        </w:rPr>
      </w:pPr>
      <w:r>
        <w:rPr>
          <w:rFonts w:ascii="宋体" w:eastAsia="宋体" w:hAnsi="宋体" w:hint="eastAsia"/>
        </w:rPr>
        <w:t>用例名：</w:t>
      </w:r>
      <w:r>
        <w:rPr>
          <w:rFonts w:ascii="宋体" w:eastAsia="宋体" w:hAnsi="宋体" w:hint="eastAsia"/>
          <w:lang w:eastAsia="zh"/>
        </w:rPr>
        <w:t>查询用户</w:t>
      </w:r>
    </w:p>
    <w:p w14:paraId="6C2C0CF1" w14:textId="77777777" w:rsidR="00446B85" w:rsidRDefault="00000000">
      <w:pPr>
        <w:pStyle w:val="af2"/>
        <w:ind w:left="360" w:firstLineChars="0" w:firstLine="0"/>
        <w:rPr>
          <w:rFonts w:ascii="宋体" w:eastAsia="宋体" w:hAnsi="宋体"/>
        </w:rPr>
      </w:pPr>
      <w:r>
        <w:rPr>
          <w:rFonts w:ascii="宋体" w:eastAsia="宋体" w:hAnsi="宋体" w:hint="eastAsia"/>
        </w:rPr>
        <w:t>描述：管理员</w:t>
      </w:r>
      <w:r>
        <w:rPr>
          <w:rFonts w:ascii="宋体" w:eastAsia="宋体" w:hAnsi="宋体" w:hint="eastAsia"/>
          <w:lang w:eastAsia="zh"/>
        </w:rPr>
        <w:t>或用户</w:t>
      </w:r>
      <w:r>
        <w:rPr>
          <w:rFonts w:ascii="宋体" w:eastAsia="宋体" w:hAnsi="宋体" w:hint="eastAsia"/>
        </w:rPr>
        <w:t>可</w:t>
      </w:r>
      <w:r>
        <w:rPr>
          <w:rFonts w:ascii="宋体" w:eastAsia="宋体" w:hAnsi="宋体" w:hint="eastAsia"/>
          <w:lang w:eastAsia="zh"/>
        </w:rPr>
        <w:t>通过用户名或手机号查询用户的信息</w:t>
      </w:r>
    </w:p>
    <w:p w14:paraId="70F9770E" w14:textId="77777777" w:rsidR="00446B85" w:rsidRDefault="00000000">
      <w:pPr>
        <w:pStyle w:val="af2"/>
        <w:ind w:left="360" w:firstLineChars="0" w:firstLine="0"/>
        <w:rPr>
          <w:rFonts w:ascii="宋体" w:eastAsia="宋体" w:hAnsi="宋体"/>
        </w:rPr>
      </w:pPr>
      <w:r>
        <w:rPr>
          <w:rFonts w:ascii="宋体" w:eastAsia="宋体" w:hAnsi="宋体" w:hint="eastAsia"/>
        </w:rPr>
        <w:t>参与者：</w:t>
      </w:r>
      <w:r>
        <w:rPr>
          <w:rFonts w:ascii="宋体" w:eastAsia="宋体" w:hAnsi="宋体" w:hint="eastAsia"/>
          <w:lang w:eastAsia="zh"/>
        </w:rPr>
        <w:t>用户、</w:t>
      </w:r>
      <w:r>
        <w:rPr>
          <w:rFonts w:ascii="宋体" w:eastAsia="宋体" w:hAnsi="宋体" w:hint="eastAsia"/>
        </w:rPr>
        <w:t>管理员</w:t>
      </w:r>
    </w:p>
    <w:p w14:paraId="2D593784" w14:textId="77777777" w:rsidR="00446B85" w:rsidRDefault="00000000">
      <w:pPr>
        <w:pStyle w:val="af2"/>
        <w:ind w:left="360" w:firstLineChars="0" w:firstLine="0"/>
        <w:rPr>
          <w:rFonts w:ascii="宋体" w:eastAsia="宋体" w:hAnsi="宋体"/>
        </w:rPr>
      </w:pPr>
      <w:r>
        <w:rPr>
          <w:rFonts w:ascii="宋体" w:eastAsia="宋体" w:hAnsi="宋体" w:hint="eastAsia"/>
        </w:rPr>
        <w:t>前置条件：管理员</w:t>
      </w:r>
      <w:r>
        <w:rPr>
          <w:rFonts w:ascii="宋体" w:eastAsia="宋体" w:hAnsi="宋体" w:hint="eastAsia"/>
          <w:lang w:eastAsia="zh"/>
        </w:rPr>
        <w:t>或用户</w:t>
      </w:r>
      <w:r>
        <w:rPr>
          <w:rFonts w:ascii="宋体" w:eastAsia="宋体" w:hAnsi="宋体" w:hint="eastAsia"/>
        </w:rPr>
        <w:t>已在本系统登录，用户账号已在本系统注册</w:t>
      </w:r>
    </w:p>
    <w:p w14:paraId="52B39E4A" w14:textId="77777777" w:rsidR="00446B85" w:rsidRDefault="00000000">
      <w:pPr>
        <w:pStyle w:val="af2"/>
        <w:ind w:left="360" w:firstLineChars="0" w:firstLine="0"/>
        <w:rPr>
          <w:rFonts w:ascii="宋体" w:eastAsia="宋体" w:hAnsi="宋体"/>
        </w:rPr>
      </w:pPr>
      <w:r>
        <w:rPr>
          <w:rFonts w:ascii="宋体" w:eastAsia="宋体" w:hAnsi="宋体" w:hint="eastAsia"/>
        </w:rPr>
        <w:t>活动图：</w:t>
      </w:r>
    </w:p>
    <w:p w14:paraId="4FCC66D5" w14:textId="77777777" w:rsidR="00446B85" w:rsidRDefault="00000000">
      <w:pPr>
        <w:pStyle w:val="af2"/>
        <w:ind w:left="360" w:firstLineChars="0" w:firstLine="0"/>
        <w:jc w:val="center"/>
        <w:rPr>
          <w:rFonts w:hint="eastAsia"/>
          <w:lang w:eastAsia="zh"/>
        </w:rPr>
      </w:pPr>
      <w:r>
        <w:rPr>
          <w:rFonts w:hint="eastAsia"/>
          <w:noProof/>
          <w:lang w:eastAsia="zh"/>
        </w:rPr>
        <w:lastRenderedPageBreak/>
        <w:drawing>
          <wp:inline distT="0" distB="0" distL="114300" distR="114300" wp14:anchorId="58E442CE" wp14:editId="47E3C149">
            <wp:extent cx="5269230" cy="3975100"/>
            <wp:effectExtent l="0" t="0" r="7620" b="635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15"/>
                    <a:stretch>
                      <a:fillRect/>
                    </a:stretch>
                  </pic:blipFill>
                  <pic:spPr>
                    <a:xfrm>
                      <a:off x="0" y="0"/>
                      <a:ext cx="5269230" cy="3975100"/>
                    </a:xfrm>
                    <a:prstGeom prst="rect">
                      <a:avLst/>
                    </a:prstGeom>
                  </pic:spPr>
                </pic:pic>
              </a:graphicData>
            </a:graphic>
          </wp:inline>
        </w:drawing>
      </w:r>
    </w:p>
    <w:p w14:paraId="6F91CD12" w14:textId="77777777" w:rsidR="00446B85" w:rsidRDefault="00000000">
      <w:pPr>
        <w:pStyle w:val="a3"/>
        <w:ind w:left="360"/>
        <w:jc w:val="center"/>
        <w:rPr>
          <w:rFonts w:eastAsiaTheme="minorEastAsia"/>
        </w:rPr>
      </w:pPr>
      <w:r>
        <w:t>图</w:t>
      </w:r>
      <w:r>
        <w:t xml:space="preserve"> </w:t>
      </w:r>
      <w:r>
        <w:rPr>
          <w:rFonts w:hint="eastAsia"/>
        </w:rPr>
        <w:t>1.4.5</w:t>
      </w:r>
      <w:r>
        <w:rPr>
          <w:rFonts w:hint="eastAsia"/>
          <w:lang w:eastAsia="zh"/>
        </w:rPr>
        <w:t>查询用户</w:t>
      </w:r>
      <w:r>
        <w:rPr>
          <w:rFonts w:hint="eastAsia"/>
        </w:rPr>
        <w:t>活动图</w:t>
      </w:r>
    </w:p>
    <w:p w14:paraId="4775279F" w14:textId="77777777" w:rsidR="00446B85" w:rsidRDefault="00000000">
      <w:pPr>
        <w:pStyle w:val="4"/>
        <w:rPr>
          <w:rFonts w:ascii="宋体" w:hAnsi="宋体"/>
          <w:szCs w:val="21"/>
        </w:rPr>
      </w:pPr>
      <w:r>
        <w:rPr>
          <w:rFonts w:ascii="宋体" w:hAnsi="宋体"/>
          <w:szCs w:val="21"/>
        </w:rPr>
        <w:t>1.4.</w:t>
      </w:r>
      <w:r>
        <w:rPr>
          <w:rFonts w:ascii="宋体" w:hAnsi="宋体" w:hint="eastAsia"/>
          <w:szCs w:val="21"/>
        </w:rPr>
        <w:t>6</w:t>
      </w:r>
      <w:r>
        <w:rPr>
          <w:rFonts w:ascii="宋体" w:hAnsi="宋体" w:hint="eastAsia"/>
          <w:szCs w:val="21"/>
          <w:lang w:eastAsia="zh"/>
        </w:rPr>
        <w:t>忘记</w:t>
      </w:r>
      <w:r>
        <w:rPr>
          <w:rFonts w:ascii="宋体" w:hAnsi="宋体" w:hint="eastAsia"/>
          <w:szCs w:val="21"/>
        </w:rPr>
        <w:t>密码</w:t>
      </w:r>
    </w:p>
    <w:p w14:paraId="747DD0CE"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t>用例名：</w:t>
      </w:r>
      <w:r>
        <w:rPr>
          <w:rFonts w:ascii="宋体" w:eastAsia="宋体" w:hAnsi="宋体" w:cs="宋体" w:hint="eastAsia"/>
          <w:lang w:eastAsia="zh"/>
        </w:rPr>
        <w:t>忘记</w:t>
      </w:r>
      <w:r>
        <w:rPr>
          <w:rFonts w:ascii="宋体" w:eastAsia="宋体" w:hAnsi="宋体" w:cs="宋体" w:hint="eastAsia"/>
        </w:rPr>
        <w:t>密码</w:t>
      </w:r>
    </w:p>
    <w:p w14:paraId="19C06B12"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t>描述：忘记密码的用户可通过此功能</w:t>
      </w:r>
      <w:r>
        <w:rPr>
          <w:rFonts w:ascii="宋体" w:eastAsia="宋体" w:hAnsi="宋体" w:cs="宋体" w:hint="eastAsia"/>
          <w:lang w:eastAsia="zh"/>
        </w:rPr>
        <w:t>在未登录的情况下</w:t>
      </w:r>
      <w:r>
        <w:rPr>
          <w:rFonts w:ascii="宋体" w:eastAsia="宋体" w:hAnsi="宋体" w:cs="宋体" w:hint="eastAsia"/>
        </w:rPr>
        <w:t>重新设置密码</w:t>
      </w:r>
    </w:p>
    <w:p w14:paraId="05D84B50"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t>参与者：用户</w:t>
      </w:r>
    </w:p>
    <w:p w14:paraId="55CDF143"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t>前置条件：用户账号已在本系统注册</w:t>
      </w:r>
    </w:p>
    <w:p w14:paraId="58AD6FD4"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t>活动图：</w:t>
      </w:r>
    </w:p>
    <w:p w14:paraId="10A805B7" w14:textId="77777777" w:rsidR="00446B85" w:rsidRDefault="00000000">
      <w:pPr>
        <w:pStyle w:val="af2"/>
        <w:ind w:left="360" w:firstLineChars="0" w:firstLine="0"/>
        <w:jc w:val="center"/>
        <w:rPr>
          <w:rFonts w:hint="eastAsia"/>
          <w:lang w:eastAsia="zh"/>
        </w:rPr>
      </w:pPr>
      <w:r>
        <w:rPr>
          <w:rFonts w:hint="eastAsia"/>
          <w:noProof/>
          <w:lang w:eastAsia="zh"/>
        </w:rPr>
        <w:lastRenderedPageBreak/>
        <w:drawing>
          <wp:inline distT="0" distB="0" distL="114300" distR="114300" wp14:anchorId="077AEF4E" wp14:editId="123B3863">
            <wp:extent cx="5271135" cy="6467475"/>
            <wp:effectExtent l="0" t="0" r="5715" b="95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6"/>
                    <a:stretch>
                      <a:fillRect/>
                    </a:stretch>
                  </pic:blipFill>
                  <pic:spPr>
                    <a:xfrm>
                      <a:off x="0" y="0"/>
                      <a:ext cx="5271135" cy="6467475"/>
                    </a:xfrm>
                    <a:prstGeom prst="rect">
                      <a:avLst/>
                    </a:prstGeom>
                  </pic:spPr>
                </pic:pic>
              </a:graphicData>
            </a:graphic>
          </wp:inline>
        </w:drawing>
      </w:r>
    </w:p>
    <w:p w14:paraId="18EFEDF6" w14:textId="77777777" w:rsidR="00446B85" w:rsidRDefault="00000000">
      <w:pPr>
        <w:pStyle w:val="a3"/>
        <w:ind w:left="360"/>
        <w:jc w:val="center"/>
        <w:rPr>
          <w:rFonts w:eastAsiaTheme="minorEastAsia"/>
        </w:rPr>
      </w:pPr>
      <w:r>
        <w:t>图</w:t>
      </w:r>
      <w:r>
        <w:t xml:space="preserve"> </w:t>
      </w:r>
      <w:r>
        <w:rPr>
          <w:rFonts w:hint="eastAsia"/>
        </w:rPr>
        <w:t xml:space="preserve">1.4.6 </w:t>
      </w:r>
      <w:r>
        <w:rPr>
          <w:rFonts w:hint="eastAsia"/>
          <w:lang w:eastAsia="zh"/>
        </w:rPr>
        <w:t>忘记密码活动</w:t>
      </w:r>
      <w:r>
        <w:rPr>
          <w:rFonts w:hint="eastAsia"/>
        </w:rPr>
        <w:t>图</w:t>
      </w:r>
    </w:p>
    <w:p w14:paraId="4788BDD9" w14:textId="77777777" w:rsidR="00446B85" w:rsidRDefault="00000000">
      <w:pPr>
        <w:pStyle w:val="4"/>
        <w:rPr>
          <w:rFonts w:ascii="宋体" w:hAnsi="宋体"/>
          <w:szCs w:val="21"/>
        </w:rPr>
      </w:pPr>
      <w:r>
        <w:rPr>
          <w:rFonts w:ascii="宋体" w:hAnsi="宋体"/>
          <w:szCs w:val="21"/>
        </w:rPr>
        <w:t>1.4.</w:t>
      </w:r>
      <w:r>
        <w:rPr>
          <w:rFonts w:ascii="宋体" w:hAnsi="宋体" w:hint="eastAsia"/>
          <w:szCs w:val="21"/>
        </w:rPr>
        <w:t>7</w:t>
      </w:r>
      <w:r>
        <w:rPr>
          <w:rFonts w:ascii="宋体" w:hAnsi="宋体" w:hint="eastAsia"/>
          <w:szCs w:val="21"/>
          <w:lang w:eastAsia="zh"/>
        </w:rPr>
        <w:t>创建主题频道</w:t>
      </w:r>
    </w:p>
    <w:p w14:paraId="63E8129C"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t>用例名：</w:t>
      </w:r>
      <w:r>
        <w:rPr>
          <w:rFonts w:ascii="宋体" w:eastAsia="宋体" w:hAnsi="宋体" w:cs="宋体" w:hint="eastAsia"/>
          <w:lang w:eastAsia="zh"/>
        </w:rPr>
        <w:t>创建主题频道</w:t>
      </w:r>
    </w:p>
    <w:p w14:paraId="591ED046"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t>描述：</w:t>
      </w:r>
      <w:r>
        <w:rPr>
          <w:rFonts w:ascii="宋体" w:eastAsia="宋体" w:hAnsi="宋体" w:cs="宋体" w:hint="eastAsia"/>
          <w:lang w:eastAsia="zh"/>
        </w:rPr>
        <w:t>用户创建主题频道，填写基本信息并交由管理员审核</w:t>
      </w:r>
    </w:p>
    <w:p w14:paraId="0E28F2F6" w14:textId="77777777" w:rsidR="00446B85" w:rsidRDefault="00000000">
      <w:pPr>
        <w:pStyle w:val="af2"/>
        <w:ind w:left="360" w:firstLineChars="0" w:firstLine="0"/>
        <w:rPr>
          <w:rFonts w:ascii="宋体" w:eastAsia="宋体" w:hAnsi="宋体" w:cs="宋体"/>
          <w:lang w:eastAsia="zh"/>
        </w:rPr>
      </w:pPr>
      <w:r>
        <w:rPr>
          <w:rFonts w:ascii="宋体" w:eastAsia="宋体" w:hAnsi="宋体" w:cs="宋体" w:hint="eastAsia"/>
        </w:rPr>
        <w:t>参与者：用户</w:t>
      </w:r>
      <w:r>
        <w:rPr>
          <w:rFonts w:ascii="宋体" w:eastAsia="宋体" w:hAnsi="宋体" w:cs="宋体" w:hint="eastAsia"/>
          <w:lang w:eastAsia="zh"/>
        </w:rPr>
        <w:t>，管理员</w:t>
      </w:r>
    </w:p>
    <w:p w14:paraId="53FD7F90"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t>前置条件：用户已注册到本系统</w:t>
      </w:r>
    </w:p>
    <w:p w14:paraId="3F1399FE" w14:textId="77777777" w:rsidR="00446B85" w:rsidRDefault="00000000">
      <w:pPr>
        <w:pStyle w:val="af2"/>
        <w:ind w:left="360" w:firstLineChars="0" w:firstLine="0"/>
        <w:rPr>
          <w:rFonts w:ascii="宋体" w:eastAsia="宋体" w:hAnsi="宋体" w:cs="宋体"/>
          <w:lang w:eastAsia="zh"/>
        </w:rPr>
      </w:pPr>
      <w:r>
        <w:rPr>
          <w:rFonts w:ascii="宋体" w:eastAsia="宋体" w:hAnsi="宋体" w:cs="宋体" w:hint="eastAsia"/>
        </w:rPr>
        <w:lastRenderedPageBreak/>
        <w:t>活动图：</w:t>
      </w:r>
      <w:r>
        <w:rPr>
          <w:rFonts w:ascii="宋体" w:eastAsia="宋体" w:hAnsi="宋体" w:cs="宋体" w:hint="eastAsia"/>
          <w:noProof/>
          <w:lang w:eastAsia="zh"/>
        </w:rPr>
        <w:drawing>
          <wp:inline distT="0" distB="0" distL="114300" distR="114300" wp14:anchorId="04EEF886" wp14:editId="5EC0D5E4">
            <wp:extent cx="4429125" cy="6715125"/>
            <wp:effectExtent l="0" t="0" r="9525" b="952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7"/>
                    <a:stretch>
                      <a:fillRect/>
                    </a:stretch>
                  </pic:blipFill>
                  <pic:spPr>
                    <a:xfrm>
                      <a:off x="0" y="0"/>
                      <a:ext cx="4429125" cy="6715125"/>
                    </a:xfrm>
                    <a:prstGeom prst="rect">
                      <a:avLst/>
                    </a:prstGeom>
                  </pic:spPr>
                </pic:pic>
              </a:graphicData>
            </a:graphic>
          </wp:inline>
        </w:drawing>
      </w:r>
    </w:p>
    <w:p w14:paraId="6E078794" w14:textId="77777777" w:rsidR="00446B85" w:rsidRDefault="00446B85">
      <w:pPr>
        <w:pStyle w:val="af2"/>
        <w:ind w:left="360" w:firstLineChars="0" w:firstLine="0"/>
        <w:jc w:val="center"/>
        <w:rPr>
          <w:rFonts w:hint="eastAsia"/>
        </w:rPr>
      </w:pPr>
    </w:p>
    <w:p w14:paraId="31E91E98" w14:textId="77777777" w:rsidR="00446B85" w:rsidRDefault="00000000">
      <w:pPr>
        <w:pStyle w:val="a3"/>
        <w:ind w:left="360"/>
        <w:jc w:val="center"/>
        <w:rPr>
          <w:rFonts w:eastAsiaTheme="minorEastAsia"/>
        </w:rPr>
      </w:pPr>
      <w:r>
        <w:t>图</w:t>
      </w:r>
      <w:r>
        <w:t xml:space="preserve"> </w:t>
      </w:r>
      <w:r>
        <w:rPr>
          <w:rFonts w:hint="eastAsia"/>
        </w:rPr>
        <w:t xml:space="preserve">1.4.7 </w:t>
      </w:r>
      <w:r>
        <w:rPr>
          <w:rFonts w:hint="eastAsia"/>
          <w:lang w:eastAsia="zh"/>
        </w:rPr>
        <w:t>创建主题频道</w:t>
      </w:r>
      <w:r>
        <w:rPr>
          <w:rFonts w:hint="eastAsia"/>
        </w:rPr>
        <w:t>活动图</w:t>
      </w:r>
    </w:p>
    <w:p w14:paraId="5747815D" w14:textId="77777777" w:rsidR="00446B85" w:rsidRDefault="00000000">
      <w:pPr>
        <w:pStyle w:val="4"/>
        <w:rPr>
          <w:rFonts w:ascii="宋体" w:hAnsi="宋体"/>
          <w:szCs w:val="21"/>
        </w:rPr>
      </w:pPr>
      <w:r>
        <w:rPr>
          <w:rFonts w:ascii="宋体" w:hAnsi="宋体" w:hint="eastAsia"/>
          <w:szCs w:val="21"/>
        </w:rPr>
        <w:t>1</w:t>
      </w:r>
      <w:r>
        <w:rPr>
          <w:rFonts w:ascii="宋体" w:hAnsi="宋体"/>
          <w:szCs w:val="21"/>
        </w:rPr>
        <w:t>.4.8</w:t>
      </w:r>
      <w:r>
        <w:rPr>
          <w:rFonts w:ascii="宋体" w:hAnsi="宋体" w:hint="eastAsia"/>
          <w:szCs w:val="21"/>
          <w:lang w:eastAsia="zh"/>
        </w:rPr>
        <w:t>审核主题频道</w:t>
      </w:r>
    </w:p>
    <w:p w14:paraId="6D3AA5F3"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t>用例名：</w:t>
      </w:r>
      <w:r>
        <w:rPr>
          <w:rFonts w:ascii="宋体" w:eastAsia="宋体" w:hAnsi="宋体" w:cs="宋体" w:hint="eastAsia"/>
          <w:lang w:eastAsia="zh"/>
        </w:rPr>
        <w:t>审核主题频道</w:t>
      </w:r>
    </w:p>
    <w:p w14:paraId="7DFD3AF5"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t>描述：</w:t>
      </w:r>
      <w:r>
        <w:rPr>
          <w:rFonts w:ascii="宋体" w:eastAsia="宋体" w:hAnsi="宋体" w:cs="宋体" w:hint="eastAsia"/>
          <w:lang w:eastAsia="zh"/>
        </w:rPr>
        <w:t>管理员审核请求创建的主题频道事务，确认信息后选择通过或不通过审核</w:t>
      </w:r>
    </w:p>
    <w:p w14:paraId="76CBC78E"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t>参与者：</w:t>
      </w:r>
      <w:r>
        <w:rPr>
          <w:rFonts w:ascii="宋体" w:eastAsia="宋体" w:hAnsi="宋体" w:cs="宋体" w:hint="eastAsia"/>
          <w:lang w:eastAsia="zh"/>
        </w:rPr>
        <w:t>管理员</w:t>
      </w:r>
    </w:p>
    <w:p w14:paraId="02B38ADA"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t>前置条件：用户</w:t>
      </w:r>
      <w:r>
        <w:rPr>
          <w:rFonts w:ascii="宋体" w:eastAsia="宋体" w:hAnsi="宋体" w:cs="宋体" w:hint="eastAsia"/>
          <w:lang w:eastAsia="zh"/>
        </w:rPr>
        <w:t>发出创建主题频道的请求</w:t>
      </w:r>
    </w:p>
    <w:p w14:paraId="3CE26ED7"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lastRenderedPageBreak/>
        <w:t>活动图：</w:t>
      </w:r>
    </w:p>
    <w:p w14:paraId="55C2F6F0" w14:textId="77777777" w:rsidR="00446B85" w:rsidRDefault="00000000">
      <w:pPr>
        <w:pStyle w:val="af2"/>
        <w:ind w:left="360" w:firstLineChars="0" w:firstLine="0"/>
        <w:jc w:val="center"/>
        <w:rPr>
          <w:rFonts w:hint="eastAsia"/>
          <w:lang w:eastAsia="zh"/>
        </w:rPr>
      </w:pPr>
      <w:r>
        <w:rPr>
          <w:rFonts w:hint="eastAsia"/>
          <w:noProof/>
          <w:lang w:eastAsia="zh"/>
        </w:rPr>
        <w:drawing>
          <wp:inline distT="0" distB="0" distL="114300" distR="114300" wp14:anchorId="26DA61EC" wp14:editId="22EB6943">
            <wp:extent cx="5274310" cy="5236845"/>
            <wp:effectExtent l="0" t="0" r="2540" b="190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18"/>
                    <a:stretch>
                      <a:fillRect/>
                    </a:stretch>
                  </pic:blipFill>
                  <pic:spPr>
                    <a:xfrm>
                      <a:off x="0" y="0"/>
                      <a:ext cx="5274310" cy="5236845"/>
                    </a:xfrm>
                    <a:prstGeom prst="rect">
                      <a:avLst/>
                    </a:prstGeom>
                  </pic:spPr>
                </pic:pic>
              </a:graphicData>
            </a:graphic>
          </wp:inline>
        </w:drawing>
      </w:r>
    </w:p>
    <w:p w14:paraId="338834F2" w14:textId="77777777" w:rsidR="00446B85" w:rsidRDefault="00000000">
      <w:pPr>
        <w:pStyle w:val="a3"/>
        <w:ind w:left="360"/>
        <w:jc w:val="center"/>
        <w:rPr>
          <w:rFonts w:eastAsiaTheme="minorEastAsia"/>
          <w:sz w:val="22"/>
          <w:szCs w:val="24"/>
          <w:lang w:eastAsia="zh"/>
        </w:rPr>
      </w:pPr>
      <w:r>
        <w:t>图</w:t>
      </w:r>
      <w:r>
        <w:t xml:space="preserve"> </w:t>
      </w:r>
      <w:r>
        <w:rPr>
          <w:rFonts w:hint="eastAsia"/>
        </w:rPr>
        <w:t xml:space="preserve">1.4.8 </w:t>
      </w:r>
      <w:r>
        <w:rPr>
          <w:rFonts w:hint="eastAsia"/>
          <w:lang w:eastAsia="zh"/>
        </w:rPr>
        <w:t>审核主题频道</w:t>
      </w:r>
      <w:r>
        <w:rPr>
          <w:rFonts w:hint="eastAsia"/>
        </w:rPr>
        <w:t>活动图</w:t>
      </w:r>
    </w:p>
    <w:p w14:paraId="0B640700" w14:textId="77777777" w:rsidR="00446B85" w:rsidRDefault="00000000">
      <w:pPr>
        <w:pStyle w:val="4"/>
        <w:rPr>
          <w:rFonts w:ascii="宋体" w:hAnsi="宋体"/>
          <w:szCs w:val="21"/>
        </w:rPr>
      </w:pPr>
      <w:r>
        <w:rPr>
          <w:rFonts w:ascii="宋体" w:hAnsi="宋体" w:hint="eastAsia"/>
          <w:szCs w:val="21"/>
        </w:rPr>
        <w:t>1</w:t>
      </w:r>
      <w:r>
        <w:rPr>
          <w:rFonts w:ascii="宋体" w:hAnsi="宋体"/>
          <w:szCs w:val="21"/>
        </w:rPr>
        <w:t>.4.</w:t>
      </w:r>
      <w:r>
        <w:rPr>
          <w:rFonts w:ascii="宋体" w:hAnsi="宋体" w:hint="eastAsia"/>
          <w:szCs w:val="21"/>
          <w:lang w:eastAsia="zh"/>
        </w:rPr>
        <w:t>9主题频道信息修改</w:t>
      </w:r>
    </w:p>
    <w:p w14:paraId="176D51BC"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t>用例名：</w:t>
      </w:r>
      <w:r>
        <w:rPr>
          <w:rFonts w:ascii="宋体" w:eastAsia="宋体" w:hAnsi="宋体" w:cs="宋体" w:hint="eastAsia"/>
          <w:lang w:eastAsia="zh"/>
        </w:rPr>
        <w:t>主题频道信息修改</w:t>
      </w:r>
    </w:p>
    <w:p w14:paraId="57E55EC1"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t>描述：</w:t>
      </w:r>
      <w:r>
        <w:rPr>
          <w:rFonts w:ascii="宋体" w:eastAsia="宋体" w:hAnsi="宋体" w:cs="宋体" w:hint="eastAsia"/>
          <w:lang w:eastAsia="zh"/>
        </w:rPr>
        <w:t>主题频道创建者可以修改主题频道信息，并交由管理员审核</w:t>
      </w:r>
    </w:p>
    <w:p w14:paraId="1570FA91"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t>参与者：用户、管理员</w:t>
      </w:r>
    </w:p>
    <w:p w14:paraId="2A494818"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t>前置条件：</w:t>
      </w:r>
      <w:r>
        <w:rPr>
          <w:rFonts w:ascii="宋体" w:eastAsia="宋体" w:hAnsi="宋体" w:cs="宋体" w:hint="eastAsia"/>
          <w:lang w:eastAsia="zh"/>
        </w:rPr>
        <w:t>主题频道已被创建，用户为主题频道创建者</w:t>
      </w:r>
    </w:p>
    <w:p w14:paraId="585F9C21"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t>活动图：</w:t>
      </w:r>
    </w:p>
    <w:p w14:paraId="66F58EE7" w14:textId="77777777" w:rsidR="00446B85" w:rsidRDefault="00000000">
      <w:pPr>
        <w:pStyle w:val="af2"/>
        <w:ind w:left="360" w:firstLineChars="0" w:firstLine="0"/>
        <w:jc w:val="center"/>
        <w:rPr>
          <w:rFonts w:hint="eastAsia"/>
          <w:lang w:eastAsia="zh"/>
        </w:rPr>
      </w:pPr>
      <w:r>
        <w:rPr>
          <w:rFonts w:hint="eastAsia"/>
          <w:noProof/>
          <w:lang w:eastAsia="zh"/>
        </w:rPr>
        <w:lastRenderedPageBreak/>
        <w:drawing>
          <wp:inline distT="0" distB="0" distL="114300" distR="114300" wp14:anchorId="3C31F09A" wp14:editId="62E825CD">
            <wp:extent cx="5273675" cy="5466715"/>
            <wp:effectExtent l="0" t="0" r="3175" b="63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19"/>
                    <a:stretch>
                      <a:fillRect/>
                    </a:stretch>
                  </pic:blipFill>
                  <pic:spPr>
                    <a:xfrm>
                      <a:off x="0" y="0"/>
                      <a:ext cx="5273675" cy="5466715"/>
                    </a:xfrm>
                    <a:prstGeom prst="rect">
                      <a:avLst/>
                    </a:prstGeom>
                  </pic:spPr>
                </pic:pic>
              </a:graphicData>
            </a:graphic>
          </wp:inline>
        </w:drawing>
      </w:r>
    </w:p>
    <w:p w14:paraId="757829DA" w14:textId="77777777" w:rsidR="00446B85" w:rsidRDefault="00000000">
      <w:pPr>
        <w:pStyle w:val="a3"/>
        <w:ind w:left="360"/>
        <w:jc w:val="center"/>
        <w:rPr>
          <w:rFonts w:eastAsiaTheme="minorEastAsia"/>
        </w:rPr>
      </w:pPr>
      <w:r>
        <w:t>图</w:t>
      </w:r>
      <w:r>
        <w:t xml:space="preserve"> </w:t>
      </w:r>
      <w:r>
        <w:rPr>
          <w:rFonts w:hint="eastAsia"/>
        </w:rPr>
        <w:t>1.4.</w:t>
      </w:r>
      <w:r>
        <w:rPr>
          <w:rFonts w:hint="eastAsia"/>
          <w:lang w:eastAsia="zh"/>
        </w:rPr>
        <w:t>9</w:t>
      </w:r>
      <w:r>
        <w:rPr>
          <w:rFonts w:hint="eastAsia"/>
        </w:rPr>
        <w:t xml:space="preserve"> </w:t>
      </w:r>
      <w:r>
        <w:rPr>
          <w:rFonts w:hint="eastAsia"/>
          <w:lang w:eastAsia="zh"/>
        </w:rPr>
        <w:t>主题频道信息修改</w:t>
      </w:r>
      <w:r>
        <w:rPr>
          <w:rFonts w:hint="eastAsia"/>
        </w:rPr>
        <w:t>活动图</w:t>
      </w:r>
    </w:p>
    <w:p w14:paraId="1DEA8CA7" w14:textId="77777777" w:rsidR="00446B85" w:rsidRDefault="00000000">
      <w:pPr>
        <w:pStyle w:val="4"/>
        <w:rPr>
          <w:rFonts w:ascii="宋体" w:hAnsi="宋体"/>
          <w:szCs w:val="21"/>
        </w:rPr>
      </w:pPr>
      <w:r>
        <w:rPr>
          <w:rFonts w:ascii="宋体" w:hAnsi="宋体" w:hint="eastAsia"/>
          <w:szCs w:val="21"/>
        </w:rPr>
        <w:t>1</w:t>
      </w:r>
      <w:r>
        <w:rPr>
          <w:rFonts w:ascii="宋体" w:hAnsi="宋体"/>
          <w:szCs w:val="21"/>
        </w:rPr>
        <w:t>.4.1</w:t>
      </w:r>
      <w:r>
        <w:rPr>
          <w:rFonts w:ascii="宋体" w:hAnsi="宋体" w:hint="eastAsia"/>
          <w:szCs w:val="21"/>
          <w:lang w:eastAsia="zh"/>
        </w:rPr>
        <w:t>0解散主题频道</w:t>
      </w:r>
    </w:p>
    <w:p w14:paraId="4A22B144"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t>用例名</w:t>
      </w:r>
      <w:r>
        <w:rPr>
          <w:rFonts w:ascii="宋体" w:eastAsia="宋体" w:hAnsi="宋体" w:cs="宋体" w:hint="eastAsia"/>
          <w:lang w:eastAsia="zh"/>
        </w:rPr>
        <w:t>：解散主题频道</w:t>
      </w:r>
    </w:p>
    <w:p w14:paraId="2FF76C4C"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t>描述：</w:t>
      </w:r>
      <w:r>
        <w:rPr>
          <w:rFonts w:ascii="宋体" w:eastAsia="宋体" w:hAnsi="宋体" w:cs="宋体" w:hint="eastAsia"/>
          <w:lang w:eastAsia="zh"/>
        </w:rPr>
        <w:t>主题频道创建者可解散主题频道，并通知所有频道成员</w:t>
      </w:r>
    </w:p>
    <w:p w14:paraId="42027D58"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t>参与者：用户</w:t>
      </w:r>
    </w:p>
    <w:p w14:paraId="748F7BB9"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t>前置条件：</w:t>
      </w:r>
      <w:r>
        <w:rPr>
          <w:rFonts w:ascii="宋体" w:eastAsia="宋体" w:hAnsi="宋体" w:cs="宋体" w:hint="eastAsia"/>
          <w:lang w:eastAsia="zh"/>
        </w:rPr>
        <w:t>当前主题频道已创建且用户为主题频道创建者</w:t>
      </w:r>
    </w:p>
    <w:p w14:paraId="3F8A517B" w14:textId="77777777" w:rsidR="00446B85" w:rsidRDefault="00000000">
      <w:pPr>
        <w:pStyle w:val="af2"/>
        <w:ind w:left="360" w:firstLineChars="0" w:firstLine="0"/>
        <w:jc w:val="left"/>
        <w:rPr>
          <w:rFonts w:ascii="宋体" w:eastAsia="宋体" w:hAnsi="宋体" w:cs="宋体"/>
          <w:lang w:eastAsia="zh"/>
        </w:rPr>
      </w:pPr>
      <w:r>
        <w:rPr>
          <w:rFonts w:ascii="宋体" w:eastAsia="宋体" w:hAnsi="宋体" w:cs="宋体" w:hint="eastAsia"/>
        </w:rPr>
        <w:t>活动图：</w:t>
      </w:r>
      <w:r>
        <w:rPr>
          <w:rFonts w:ascii="宋体" w:eastAsia="宋体" w:hAnsi="宋体" w:cs="宋体" w:hint="eastAsia"/>
          <w:noProof/>
          <w:lang w:eastAsia="zh"/>
        </w:rPr>
        <w:lastRenderedPageBreak/>
        <w:drawing>
          <wp:inline distT="0" distB="0" distL="114300" distR="114300" wp14:anchorId="7EFF0BDA" wp14:editId="197696FE">
            <wp:extent cx="5269865" cy="5148580"/>
            <wp:effectExtent l="0" t="0" r="6985" b="1397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20"/>
                    <a:stretch>
                      <a:fillRect/>
                    </a:stretch>
                  </pic:blipFill>
                  <pic:spPr>
                    <a:xfrm>
                      <a:off x="0" y="0"/>
                      <a:ext cx="5269865" cy="5148580"/>
                    </a:xfrm>
                    <a:prstGeom prst="rect">
                      <a:avLst/>
                    </a:prstGeom>
                  </pic:spPr>
                </pic:pic>
              </a:graphicData>
            </a:graphic>
          </wp:inline>
        </w:drawing>
      </w:r>
    </w:p>
    <w:p w14:paraId="3864BD77" w14:textId="77777777" w:rsidR="00446B85" w:rsidRDefault="00446B85">
      <w:pPr>
        <w:pStyle w:val="af2"/>
        <w:ind w:left="360" w:firstLineChars="0" w:firstLine="0"/>
        <w:jc w:val="center"/>
        <w:rPr>
          <w:rFonts w:hint="eastAsia"/>
        </w:rPr>
      </w:pPr>
    </w:p>
    <w:p w14:paraId="0BC559A6" w14:textId="77777777" w:rsidR="00446B85" w:rsidRDefault="00000000">
      <w:pPr>
        <w:pStyle w:val="a3"/>
        <w:ind w:left="360"/>
        <w:jc w:val="center"/>
        <w:rPr>
          <w:rFonts w:eastAsiaTheme="minorEastAsia"/>
        </w:rPr>
      </w:pPr>
      <w:r>
        <w:t>图</w:t>
      </w:r>
      <w:r>
        <w:t xml:space="preserve"> 1</w:t>
      </w:r>
      <w:r>
        <w:rPr>
          <w:rFonts w:hint="eastAsia"/>
        </w:rPr>
        <w:t>.4.1</w:t>
      </w:r>
      <w:r>
        <w:rPr>
          <w:rFonts w:hint="eastAsia"/>
          <w:lang w:eastAsia="zh"/>
        </w:rPr>
        <w:t>0</w:t>
      </w:r>
      <w:r>
        <w:rPr>
          <w:rFonts w:hint="eastAsia"/>
        </w:rPr>
        <w:t xml:space="preserve"> </w:t>
      </w:r>
      <w:r>
        <w:rPr>
          <w:rFonts w:hint="eastAsia"/>
          <w:lang w:eastAsia="zh"/>
        </w:rPr>
        <w:t>解散主题频道</w:t>
      </w:r>
      <w:r>
        <w:rPr>
          <w:rFonts w:hint="eastAsia"/>
        </w:rPr>
        <w:t>活动图</w:t>
      </w:r>
    </w:p>
    <w:p w14:paraId="2D2C4110" w14:textId="77777777" w:rsidR="00446B85" w:rsidRDefault="00000000">
      <w:pPr>
        <w:pStyle w:val="4"/>
        <w:rPr>
          <w:rFonts w:ascii="宋体" w:hAnsi="宋体"/>
          <w:szCs w:val="21"/>
          <w:lang w:eastAsia="zh"/>
        </w:rPr>
      </w:pPr>
      <w:commentRangeStart w:id="77"/>
      <w:r>
        <w:rPr>
          <w:rFonts w:ascii="宋体" w:hAnsi="宋体" w:hint="eastAsia"/>
          <w:szCs w:val="21"/>
          <w:lang w:eastAsia="zh"/>
        </w:rPr>
        <w:t>1.4.11查看主题频道</w:t>
      </w:r>
    </w:p>
    <w:p w14:paraId="40C963C6" w14:textId="77777777" w:rsidR="00446B85" w:rsidRDefault="00000000">
      <w:pPr>
        <w:pStyle w:val="af2"/>
        <w:ind w:left="360" w:firstLineChars="0" w:firstLine="0"/>
        <w:rPr>
          <w:rFonts w:ascii="宋体" w:eastAsia="宋体" w:hAnsi="宋体" w:cs="宋体"/>
          <w:lang w:eastAsia="zh"/>
        </w:rPr>
      </w:pPr>
      <w:r>
        <w:rPr>
          <w:rFonts w:ascii="宋体" w:eastAsia="宋体" w:hAnsi="宋体" w:cs="宋体" w:hint="eastAsia"/>
        </w:rPr>
        <w:t>用例名：</w:t>
      </w:r>
      <w:r>
        <w:rPr>
          <w:rFonts w:ascii="宋体" w:eastAsia="宋体" w:hAnsi="宋体" w:cs="宋体" w:hint="eastAsia"/>
          <w:lang w:eastAsia="zh"/>
        </w:rPr>
        <w:t>查看主题频道</w:t>
      </w:r>
    </w:p>
    <w:p w14:paraId="396B1622"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t>描述：</w:t>
      </w:r>
      <w:r>
        <w:rPr>
          <w:rFonts w:ascii="宋体" w:eastAsia="宋体" w:hAnsi="宋体" w:cs="宋体" w:hint="eastAsia"/>
          <w:lang w:eastAsia="zh"/>
        </w:rPr>
        <w:t>用户可以通过查询以查看指定的主题频道信息</w:t>
      </w:r>
    </w:p>
    <w:p w14:paraId="73A5ECD5"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t>参与者：用户</w:t>
      </w:r>
    </w:p>
    <w:p w14:paraId="243EE710"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t>前置条件：</w:t>
      </w:r>
      <w:r>
        <w:rPr>
          <w:rFonts w:ascii="宋体" w:eastAsia="宋体" w:hAnsi="宋体" w:cs="宋体" w:hint="eastAsia"/>
          <w:lang w:eastAsia="zh"/>
        </w:rPr>
        <w:t>该用户已登录</w:t>
      </w:r>
    </w:p>
    <w:p w14:paraId="7D1CC417"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t>活动图：</w:t>
      </w:r>
    </w:p>
    <w:p w14:paraId="3C240F67" w14:textId="77777777" w:rsidR="00446B85" w:rsidRDefault="00446B85">
      <w:pPr>
        <w:rPr>
          <w:rFonts w:ascii="宋体" w:hAnsi="宋体" w:hint="eastAsia"/>
          <w:szCs w:val="21"/>
          <w:lang w:eastAsia="zh"/>
        </w:rPr>
      </w:pPr>
    </w:p>
    <w:p w14:paraId="49739877" w14:textId="77777777" w:rsidR="00446B85" w:rsidRDefault="00000000">
      <w:pPr>
        <w:pStyle w:val="4"/>
        <w:rPr>
          <w:rFonts w:ascii="宋体" w:hAnsi="宋体"/>
          <w:szCs w:val="21"/>
          <w:lang w:eastAsia="zh"/>
        </w:rPr>
      </w:pPr>
      <w:r>
        <w:rPr>
          <w:rFonts w:ascii="宋体" w:hAnsi="宋体" w:hint="eastAsia"/>
          <w:noProof/>
          <w:szCs w:val="21"/>
          <w:lang w:eastAsia="zh"/>
        </w:rPr>
        <w:lastRenderedPageBreak/>
        <w:drawing>
          <wp:inline distT="0" distB="0" distL="114300" distR="114300" wp14:anchorId="758B5E38" wp14:editId="7EAA8346">
            <wp:extent cx="5271770" cy="6416675"/>
            <wp:effectExtent l="0" t="0" r="5080" b="317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1"/>
                    <a:stretch>
                      <a:fillRect/>
                    </a:stretch>
                  </pic:blipFill>
                  <pic:spPr>
                    <a:xfrm>
                      <a:off x="0" y="0"/>
                      <a:ext cx="5271770" cy="6416675"/>
                    </a:xfrm>
                    <a:prstGeom prst="rect">
                      <a:avLst/>
                    </a:prstGeom>
                  </pic:spPr>
                </pic:pic>
              </a:graphicData>
            </a:graphic>
          </wp:inline>
        </w:drawing>
      </w:r>
    </w:p>
    <w:p w14:paraId="6473EBA9" w14:textId="77777777" w:rsidR="00446B85" w:rsidRDefault="00000000">
      <w:pPr>
        <w:pStyle w:val="a3"/>
        <w:ind w:left="360"/>
        <w:jc w:val="center"/>
        <w:rPr>
          <w:lang w:eastAsia="zh"/>
        </w:rPr>
      </w:pPr>
      <w:r>
        <w:t>图</w:t>
      </w:r>
      <w:r>
        <w:t xml:space="preserve"> 1</w:t>
      </w:r>
      <w:r>
        <w:rPr>
          <w:rFonts w:hint="eastAsia"/>
        </w:rPr>
        <w:t>.4.1</w:t>
      </w:r>
      <w:r>
        <w:rPr>
          <w:rFonts w:hint="eastAsia"/>
          <w:lang w:eastAsia="zh"/>
        </w:rPr>
        <w:t>1</w:t>
      </w:r>
      <w:r>
        <w:rPr>
          <w:rFonts w:hint="eastAsia"/>
        </w:rPr>
        <w:t xml:space="preserve"> </w:t>
      </w:r>
      <w:r>
        <w:rPr>
          <w:rFonts w:hint="eastAsia"/>
          <w:lang w:eastAsia="zh"/>
        </w:rPr>
        <w:t>查看主题频道</w:t>
      </w:r>
      <w:r>
        <w:rPr>
          <w:rFonts w:hint="eastAsia"/>
        </w:rPr>
        <w:t>活动图</w:t>
      </w:r>
      <w:commentRangeEnd w:id="77"/>
      <w:r>
        <w:commentReference w:id="77"/>
      </w:r>
    </w:p>
    <w:p w14:paraId="060C7BB7" w14:textId="77777777" w:rsidR="00446B85" w:rsidRDefault="00000000">
      <w:pPr>
        <w:pStyle w:val="4"/>
        <w:rPr>
          <w:rFonts w:ascii="宋体" w:hAnsi="宋体"/>
          <w:szCs w:val="21"/>
        </w:rPr>
      </w:pPr>
      <w:r>
        <w:rPr>
          <w:rFonts w:ascii="宋体" w:hAnsi="宋体" w:hint="eastAsia"/>
          <w:szCs w:val="21"/>
        </w:rPr>
        <w:t>1</w:t>
      </w:r>
      <w:r>
        <w:rPr>
          <w:rFonts w:ascii="宋体" w:hAnsi="宋体"/>
          <w:szCs w:val="21"/>
        </w:rPr>
        <w:t>.4.1</w:t>
      </w:r>
      <w:r>
        <w:rPr>
          <w:rFonts w:ascii="宋体" w:hAnsi="宋体" w:hint="eastAsia"/>
          <w:szCs w:val="21"/>
          <w:lang w:eastAsia="zh"/>
        </w:rPr>
        <w:t>2发布主题帖</w:t>
      </w:r>
    </w:p>
    <w:p w14:paraId="27F2C00C" w14:textId="77777777" w:rsidR="00446B85" w:rsidRDefault="00000000">
      <w:pPr>
        <w:pStyle w:val="af2"/>
        <w:ind w:left="360" w:firstLineChars="0" w:firstLine="0"/>
        <w:rPr>
          <w:rFonts w:hint="eastAsia"/>
        </w:rPr>
      </w:pPr>
      <w:r>
        <w:rPr>
          <w:rFonts w:hint="eastAsia"/>
        </w:rPr>
        <w:t>用例名：</w:t>
      </w:r>
      <w:r>
        <w:rPr>
          <w:rFonts w:hint="eastAsia"/>
          <w:lang w:eastAsia="zh"/>
        </w:rPr>
        <w:t>发布主题帖</w:t>
      </w:r>
    </w:p>
    <w:p w14:paraId="26BE586A" w14:textId="77777777" w:rsidR="00446B85" w:rsidRDefault="00000000">
      <w:pPr>
        <w:pStyle w:val="af2"/>
        <w:ind w:left="360" w:firstLineChars="0" w:firstLine="0"/>
        <w:rPr>
          <w:rFonts w:hint="eastAsia"/>
        </w:rPr>
      </w:pPr>
      <w:r>
        <w:rPr>
          <w:rFonts w:hint="eastAsia"/>
        </w:rPr>
        <w:t>描述：</w:t>
      </w:r>
      <w:r>
        <w:rPr>
          <w:rFonts w:hint="eastAsia"/>
          <w:lang w:eastAsia="zh"/>
        </w:rPr>
        <w:t>用户</w:t>
      </w:r>
      <w:r>
        <w:rPr>
          <w:rFonts w:ascii="宋体" w:eastAsia="宋体" w:hAnsi="宋体" w:hint="eastAsia"/>
        </w:rPr>
        <w:t>可以按照</w:t>
      </w:r>
      <w:r>
        <w:rPr>
          <w:rFonts w:ascii="宋体" w:eastAsia="宋体" w:hAnsi="宋体" w:hint="eastAsia"/>
          <w:lang w:eastAsia="zh"/>
        </w:rPr>
        <w:t>模版创建主题帖，填写主题帖的标题、正文后发布，主题帖将会自动显示发布时间和发布主题帖的用户的用户名。</w:t>
      </w:r>
    </w:p>
    <w:p w14:paraId="6F529BFE" w14:textId="77777777" w:rsidR="00446B85" w:rsidRDefault="00000000">
      <w:pPr>
        <w:pStyle w:val="af2"/>
        <w:ind w:left="360" w:firstLineChars="0" w:firstLine="0"/>
        <w:rPr>
          <w:rFonts w:hint="eastAsia"/>
        </w:rPr>
      </w:pPr>
      <w:r>
        <w:rPr>
          <w:rFonts w:hint="eastAsia"/>
        </w:rPr>
        <w:t>参与者：用户</w:t>
      </w:r>
    </w:p>
    <w:p w14:paraId="4F375609" w14:textId="77777777" w:rsidR="00446B85" w:rsidRDefault="00000000">
      <w:pPr>
        <w:pStyle w:val="af2"/>
        <w:ind w:left="360" w:firstLineChars="0" w:firstLine="0"/>
        <w:rPr>
          <w:rFonts w:hint="eastAsia"/>
        </w:rPr>
      </w:pPr>
      <w:r>
        <w:rPr>
          <w:rFonts w:hint="eastAsia"/>
        </w:rPr>
        <w:t>前置条件：用户</w:t>
      </w:r>
      <w:r>
        <w:rPr>
          <w:rFonts w:hint="eastAsia"/>
          <w:lang w:eastAsia="zh"/>
        </w:rPr>
        <w:t>加入主题频道</w:t>
      </w:r>
    </w:p>
    <w:p w14:paraId="18EC6D5D" w14:textId="77777777" w:rsidR="00446B85" w:rsidRDefault="00000000">
      <w:pPr>
        <w:pStyle w:val="af2"/>
        <w:ind w:left="360" w:firstLineChars="0" w:firstLine="0"/>
        <w:rPr>
          <w:rFonts w:hint="eastAsia"/>
        </w:rPr>
      </w:pPr>
      <w:r>
        <w:rPr>
          <w:rFonts w:hint="eastAsia"/>
        </w:rPr>
        <w:t>活动图：</w:t>
      </w:r>
    </w:p>
    <w:p w14:paraId="412C574F" w14:textId="77777777" w:rsidR="00446B85" w:rsidRDefault="00446B85">
      <w:pPr>
        <w:rPr>
          <w:rFonts w:hint="eastAsia"/>
        </w:rPr>
      </w:pPr>
    </w:p>
    <w:p w14:paraId="5D1E5953" w14:textId="77777777" w:rsidR="00446B85" w:rsidRDefault="00000000">
      <w:pPr>
        <w:jc w:val="center"/>
        <w:rPr>
          <w:rFonts w:hint="eastAsia"/>
        </w:rPr>
      </w:pPr>
      <w:r>
        <w:rPr>
          <w:noProof/>
        </w:rPr>
        <w:drawing>
          <wp:inline distT="0" distB="0" distL="114300" distR="114300" wp14:anchorId="6E7B1B39" wp14:editId="03D05139">
            <wp:extent cx="5272405" cy="5753100"/>
            <wp:effectExtent l="0" t="0" r="4445"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22"/>
                    <a:stretch>
                      <a:fillRect/>
                    </a:stretch>
                  </pic:blipFill>
                  <pic:spPr>
                    <a:xfrm>
                      <a:off x="0" y="0"/>
                      <a:ext cx="5272405" cy="5753100"/>
                    </a:xfrm>
                    <a:prstGeom prst="rect">
                      <a:avLst/>
                    </a:prstGeom>
                  </pic:spPr>
                </pic:pic>
              </a:graphicData>
            </a:graphic>
          </wp:inline>
        </w:drawing>
      </w:r>
    </w:p>
    <w:p w14:paraId="7055A702" w14:textId="77777777" w:rsidR="00446B85" w:rsidRDefault="00000000">
      <w:pPr>
        <w:pStyle w:val="a3"/>
        <w:jc w:val="center"/>
        <w:rPr>
          <w:rFonts w:eastAsiaTheme="minorEastAsia"/>
        </w:rPr>
      </w:pPr>
      <w:r>
        <w:t>图</w:t>
      </w:r>
      <w:r>
        <w:t xml:space="preserve"> </w:t>
      </w:r>
      <w:r>
        <w:rPr>
          <w:rFonts w:hint="eastAsia"/>
        </w:rPr>
        <w:t>1.4.1</w:t>
      </w:r>
      <w:r>
        <w:rPr>
          <w:rFonts w:hint="eastAsia"/>
          <w:lang w:eastAsia="zh"/>
        </w:rPr>
        <w:t>2</w:t>
      </w:r>
      <w:r>
        <w:rPr>
          <w:rFonts w:hint="eastAsia"/>
        </w:rPr>
        <w:t xml:space="preserve"> </w:t>
      </w:r>
      <w:r>
        <w:rPr>
          <w:rFonts w:hint="eastAsia"/>
          <w:lang w:eastAsia="zh"/>
        </w:rPr>
        <w:t>发布主题</w:t>
      </w:r>
      <w:proofErr w:type="gramStart"/>
      <w:r>
        <w:rPr>
          <w:rFonts w:hint="eastAsia"/>
          <w:lang w:eastAsia="zh"/>
        </w:rPr>
        <w:t>帖</w:t>
      </w:r>
      <w:proofErr w:type="gramEnd"/>
      <w:r>
        <w:rPr>
          <w:rFonts w:hint="eastAsia"/>
        </w:rPr>
        <w:t>活动图</w:t>
      </w:r>
    </w:p>
    <w:p w14:paraId="20F4DA1C" w14:textId="77777777" w:rsidR="00446B85" w:rsidRDefault="00000000">
      <w:pPr>
        <w:pStyle w:val="4"/>
        <w:rPr>
          <w:rFonts w:ascii="宋体" w:hAnsi="宋体"/>
          <w:szCs w:val="21"/>
        </w:rPr>
      </w:pPr>
      <w:r>
        <w:rPr>
          <w:rFonts w:ascii="宋体" w:hAnsi="宋体" w:hint="eastAsia"/>
          <w:szCs w:val="21"/>
        </w:rPr>
        <w:t>1</w:t>
      </w:r>
      <w:r>
        <w:rPr>
          <w:rFonts w:ascii="宋体" w:hAnsi="宋体"/>
          <w:szCs w:val="21"/>
        </w:rPr>
        <w:t>.4.1</w:t>
      </w:r>
      <w:r>
        <w:rPr>
          <w:rFonts w:ascii="宋体" w:hAnsi="宋体" w:hint="eastAsia"/>
          <w:szCs w:val="21"/>
          <w:lang w:eastAsia="zh"/>
        </w:rPr>
        <w:t>3查看主题帖</w:t>
      </w:r>
    </w:p>
    <w:p w14:paraId="6C602AAD" w14:textId="77777777" w:rsidR="00446B85" w:rsidRDefault="00000000">
      <w:pPr>
        <w:pStyle w:val="af2"/>
        <w:ind w:left="360" w:firstLineChars="0" w:firstLine="0"/>
        <w:rPr>
          <w:rFonts w:hint="eastAsia"/>
        </w:rPr>
      </w:pPr>
      <w:r>
        <w:rPr>
          <w:rFonts w:hint="eastAsia"/>
        </w:rPr>
        <w:t>用例名：</w:t>
      </w:r>
      <w:r>
        <w:rPr>
          <w:rFonts w:hint="eastAsia"/>
          <w:lang w:eastAsia="zh"/>
        </w:rPr>
        <w:t>查看主题帖</w:t>
      </w:r>
    </w:p>
    <w:p w14:paraId="40522C21" w14:textId="77777777" w:rsidR="00446B85" w:rsidRDefault="00000000">
      <w:pPr>
        <w:pStyle w:val="af2"/>
        <w:ind w:left="360" w:firstLineChars="0" w:firstLine="0"/>
        <w:rPr>
          <w:rFonts w:hint="eastAsia"/>
        </w:rPr>
      </w:pPr>
      <w:r>
        <w:rPr>
          <w:rFonts w:hint="eastAsia"/>
        </w:rPr>
        <w:t>描述：</w:t>
      </w:r>
      <w:r>
        <w:rPr>
          <w:rFonts w:ascii="宋体" w:eastAsia="宋体" w:hAnsi="宋体" w:hint="eastAsia"/>
          <w:lang w:eastAsia="zh"/>
        </w:rPr>
        <w:t>用户和管理员可以查看主题帖的内容。</w:t>
      </w:r>
    </w:p>
    <w:p w14:paraId="2B73BC71" w14:textId="77777777" w:rsidR="00446B85" w:rsidRDefault="00000000">
      <w:pPr>
        <w:pStyle w:val="af2"/>
        <w:ind w:left="360" w:firstLineChars="0" w:firstLine="0"/>
        <w:rPr>
          <w:rFonts w:hint="eastAsia"/>
          <w:lang w:eastAsia="zh"/>
        </w:rPr>
      </w:pPr>
      <w:r>
        <w:rPr>
          <w:rFonts w:hint="eastAsia"/>
        </w:rPr>
        <w:t>参与者：用户</w:t>
      </w:r>
      <w:r>
        <w:rPr>
          <w:rFonts w:hint="eastAsia"/>
          <w:lang w:eastAsia="zh"/>
        </w:rPr>
        <w:t>、管理员</w:t>
      </w:r>
    </w:p>
    <w:p w14:paraId="1210F559" w14:textId="77777777" w:rsidR="00446B85" w:rsidRDefault="00000000">
      <w:pPr>
        <w:pStyle w:val="af2"/>
        <w:ind w:left="360" w:firstLineChars="0" w:firstLine="0"/>
        <w:rPr>
          <w:rFonts w:hint="eastAsia"/>
        </w:rPr>
      </w:pPr>
      <w:r>
        <w:rPr>
          <w:rFonts w:hint="eastAsia"/>
        </w:rPr>
        <w:t>前置条件：</w:t>
      </w:r>
      <w:r>
        <w:rPr>
          <w:rFonts w:hint="eastAsia"/>
          <w:lang w:eastAsia="zh"/>
        </w:rPr>
        <w:t>主题帖已发布</w:t>
      </w:r>
    </w:p>
    <w:p w14:paraId="2FA116F3" w14:textId="77777777" w:rsidR="00446B85" w:rsidRDefault="00000000">
      <w:pPr>
        <w:pStyle w:val="af2"/>
        <w:ind w:left="360" w:firstLineChars="0" w:firstLine="0"/>
        <w:rPr>
          <w:rFonts w:hint="eastAsia"/>
        </w:rPr>
      </w:pPr>
      <w:r>
        <w:rPr>
          <w:rFonts w:hint="eastAsia"/>
        </w:rPr>
        <w:t>活动图：</w:t>
      </w:r>
    </w:p>
    <w:p w14:paraId="51FA23EB" w14:textId="77777777" w:rsidR="00446B85" w:rsidRDefault="00446B85">
      <w:pPr>
        <w:rPr>
          <w:rFonts w:hint="eastAsia"/>
        </w:rPr>
      </w:pPr>
    </w:p>
    <w:p w14:paraId="0440DEB1" w14:textId="77777777" w:rsidR="00446B85" w:rsidRDefault="00000000">
      <w:pPr>
        <w:jc w:val="center"/>
        <w:rPr>
          <w:rFonts w:hint="eastAsia"/>
        </w:rPr>
      </w:pPr>
      <w:r>
        <w:rPr>
          <w:noProof/>
        </w:rPr>
        <w:lastRenderedPageBreak/>
        <w:drawing>
          <wp:inline distT="0" distB="0" distL="114300" distR="114300" wp14:anchorId="69C8A064" wp14:editId="50BE0E5E">
            <wp:extent cx="5271135" cy="3637915"/>
            <wp:effectExtent l="0" t="0" r="5715" b="63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23"/>
                    <a:stretch>
                      <a:fillRect/>
                    </a:stretch>
                  </pic:blipFill>
                  <pic:spPr>
                    <a:xfrm>
                      <a:off x="0" y="0"/>
                      <a:ext cx="5271135" cy="3637915"/>
                    </a:xfrm>
                    <a:prstGeom prst="rect">
                      <a:avLst/>
                    </a:prstGeom>
                  </pic:spPr>
                </pic:pic>
              </a:graphicData>
            </a:graphic>
          </wp:inline>
        </w:drawing>
      </w:r>
    </w:p>
    <w:p w14:paraId="47ABEA7E" w14:textId="77777777" w:rsidR="00446B85" w:rsidRDefault="00000000">
      <w:pPr>
        <w:pStyle w:val="a3"/>
        <w:jc w:val="center"/>
        <w:rPr>
          <w:rFonts w:eastAsiaTheme="minorEastAsia"/>
        </w:rPr>
      </w:pPr>
      <w:r>
        <w:t>图</w:t>
      </w:r>
      <w:r>
        <w:t xml:space="preserve"> </w:t>
      </w:r>
      <w:r>
        <w:rPr>
          <w:rFonts w:hint="eastAsia"/>
        </w:rPr>
        <w:t>1.4.1</w:t>
      </w:r>
      <w:r>
        <w:rPr>
          <w:rFonts w:hint="eastAsia"/>
          <w:lang w:eastAsia="zh"/>
        </w:rPr>
        <w:t>3</w:t>
      </w:r>
      <w:r>
        <w:rPr>
          <w:rFonts w:hint="eastAsia"/>
        </w:rPr>
        <w:t xml:space="preserve"> </w:t>
      </w:r>
      <w:r>
        <w:rPr>
          <w:rFonts w:hint="eastAsia"/>
          <w:lang w:eastAsia="zh"/>
        </w:rPr>
        <w:t>查看主题</w:t>
      </w:r>
      <w:proofErr w:type="gramStart"/>
      <w:r>
        <w:rPr>
          <w:rFonts w:hint="eastAsia"/>
          <w:lang w:eastAsia="zh"/>
        </w:rPr>
        <w:t>帖</w:t>
      </w:r>
      <w:proofErr w:type="gramEnd"/>
      <w:r>
        <w:rPr>
          <w:rFonts w:hint="eastAsia"/>
        </w:rPr>
        <w:t>活动图</w:t>
      </w:r>
    </w:p>
    <w:p w14:paraId="294FB479" w14:textId="77777777" w:rsidR="00446B85" w:rsidRDefault="00000000">
      <w:pPr>
        <w:pStyle w:val="4"/>
        <w:rPr>
          <w:rFonts w:ascii="宋体" w:hAnsi="宋体"/>
          <w:szCs w:val="21"/>
        </w:rPr>
      </w:pPr>
      <w:r>
        <w:rPr>
          <w:rFonts w:ascii="宋体" w:hAnsi="宋体" w:hint="eastAsia"/>
          <w:szCs w:val="21"/>
        </w:rPr>
        <w:t>1</w:t>
      </w:r>
      <w:r>
        <w:rPr>
          <w:rFonts w:ascii="宋体" w:hAnsi="宋体"/>
          <w:szCs w:val="21"/>
        </w:rPr>
        <w:t>.4.1</w:t>
      </w:r>
      <w:r>
        <w:rPr>
          <w:rFonts w:ascii="宋体" w:hAnsi="宋体" w:hint="eastAsia"/>
          <w:szCs w:val="21"/>
          <w:lang w:eastAsia="zh"/>
        </w:rPr>
        <w:t>4修改主题贴</w:t>
      </w:r>
    </w:p>
    <w:p w14:paraId="71CB517B" w14:textId="77777777" w:rsidR="00446B85" w:rsidRDefault="00000000">
      <w:pPr>
        <w:pStyle w:val="af2"/>
        <w:ind w:left="360" w:firstLineChars="0" w:firstLine="0"/>
        <w:rPr>
          <w:rFonts w:hint="eastAsia"/>
        </w:rPr>
      </w:pPr>
      <w:r>
        <w:rPr>
          <w:rFonts w:hint="eastAsia"/>
        </w:rPr>
        <w:t>用例名：</w:t>
      </w:r>
      <w:r>
        <w:rPr>
          <w:rFonts w:hint="eastAsia"/>
          <w:lang w:eastAsia="zh"/>
        </w:rPr>
        <w:t>修改主题贴</w:t>
      </w:r>
    </w:p>
    <w:p w14:paraId="2001DF7C" w14:textId="77777777" w:rsidR="00446B85" w:rsidRDefault="00000000">
      <w:pPr>
        <w:pStyle w:val="af2"/>
        <w:ind w:left="360" w:firstLineChars="0" w:firstLine="0"/>
        <w:rPr>
          <w:rFonts w:hint="eastAsia"/>
        </w:rPr>
      </w:pPr>
      <w:r>
        <w:rPr>
          <w:rFonts w:hint="eastAsia"/>
        </w:rPr>
        <w:t>描述：</w:t>
      </w:r>
      <w:r>
        <w:rPr>
          <w:rFonts w:ascii="宋体" w:eastAsia="宋体" w:hAnsi="宋体" w:hint="eastAsia"/>
          <w:lang w:eastAsia="zh"/>
        </w:rPr>
        <w:t>发布主题帖的频道成员可以修改主题帖的标题、正文</w:t>
      </w:r>
      <w:r>
        <w:rPr>
          <w:rFonts w:hint="eastAsia"/>
          <w:lang w:eastAsia="zh"/>
        </w:rPr>
        <w:t>。</w:t>
      </w:r>
    </w:p>
    <w:p w14:paraId="02E75F02" w14:textId="77777777" w:rsidR="00446B85" w:rsidRDefault="00000000">
      <w:pPr>
        <w:pStyle w:val="af2"/>
        <w:ind w:left="360" w:firstLineChars="0" w:firstLine="0"/>
        <w:rPr>
          <w:rFonts w:hint="eastAsia"/>
        </w:rPr>
      </w:pPr>
      <w:r>
        <w:rPr>
          <w:rFonts w:hint="eastAsia"/>
        </w:rPr>
        <w:t>参与者：</w:t>
      </w:r>
      <w:r>
        <w:rPr>
          <w:rFonts w:hint="eastAsia"/>
          <w:lang w:eastAsia="zh"/>
        </w:rPr>
        <w:t>用户</w:t>
      </w:r>
    </w:p>
    <w:p w14:paraId="013483BB" w14:textId="77777777" w:rsidR="00446B85" w:rsidRDefault="00000000">
      <w:pPr>
        <w:pStyle w:val="af2"/>
        <w:ind w:left="360" w:firstLineChars="0" w:firstLine="0"/>
        <w:rPr>
          <w:rFonts w:hint="eastAsia"/>
        </w:rPr>
      </w:pPr>
      <w:r>
        <w:rPr>
          <w:rFonts w:hint="eastAsia"/>
        </w:rPr>
        <w:t>前置条件：</w:t>
      </w:r>
      <w:r>
        <w:rPr>
          <w:rFonts w:hint="eastAsia"/>
          <w:lang w:eastAsia="zh"/>
        </w:rPr>
        <w:t>主题帖已发布</w:t>
      </w:r>
    </w:p>
    <w:p w14:paraId="56AE52A9" w14:textId="77777777" w:rsidR="00446B85" w:rsidRDefault="00000000">
      <w:pPr>
        <w:pStyle w:val="af2"/>
        <w:ind w:left="360" w:firstLineChars="0" w:firstLine="0"/>
        <w:rPr>
          <w:rFonts w:hint="eastAsia"/>
        </w:rPr>
      </w:pPr>
      <w:r>
        <w:rPr>
          <w:rFonts w:hint="eastAsia"/>
        </w:rPr>
        <w:t>活动图：</w:t>
      </w:r>
    </w:p>
    <w:p w14:paraId="78A5F0EE" w14:textId="77777777" w:rsidR="00446B85" w:rsidRDefault="00446B85">
      <w:pPr>
        <w:rPr>
          <w:rFonts w:hint="eastAsia"/>
        </w:rPr>
      </w:pPr>
    </w:p>
    <w:p w14:paraId="1118DBDE" w14:textId="77777777" w:rsidR="00446B85" w:rsidRDefault="00000000">
      <w:pPr>
        <w:jc w:val="center"/>
        <w:rPr>
          <w:rFonts w:hint="eastAsia"/>
        </w:rPr>
      </w:pPr>
      <w:r>
        <w:rPr>
          <w:noProof/>
        </w:rPr>
        <w:lastRenderedPageBreak/>
        <w:drawing>
          <wp:inline distT="0" distB="0" distL="114300" distR="114300" wp14:anchorId="263A1786" wp14:editId="1DA52E52">
            <wp:extent cx="5273040" cy="5213985"/>
            <wp:effectExtent l="0" t="0" r="3810" b="571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24"/>
                    <a:stretch>
                      <a:fillRect/>
                    </a:stretch>
                  </pic:blipFill>
                  <pic:spPr>
                    <a:xfrm>
                      <a:off x="0" y="0"/>
                      <a:ext cx="5273040" cy="5213985"/>
                    </a:xfrm>
                    <a:prstGeom prst="rect">
                      <a:avLst/>
                    </a:prstGeom>
                  </pic:spPr>
                </pic:pic>
              </a:graphicData>
            </a:graphic>
          </wp:inline>
        </w:drawing>
      </w:r>
    </w:p>
    <w:p w14:paraId="01B77B71" w14:textId="77777777" w:rsidR="00446B85" w:rsidRDefault="00000000">
      <w:pPr>
        <w:pStyle w:val="a3"/>
        <w:jc w:val="center"/>
        <w:rPr>
          <w:rFonts w:eastAsiaTheme="minorEastAsia"/>
        </w:rPr>
      </w:pPr>
      <w:r>
        <w:t>图</w:t>
      </w:r>
      <w:r>
        <w:t xml:space="preserve"> </w:t>
      </w:r>
      <w:r>
        <w:rPr>
          <w:rFonts w:hint="eastAsia"/>
        </w:rPr>
        <w:t>1.4.1</w:t>
      </w:r>
      <w:r>
        <w:rPr>
          <w:rFonts w:hint="eastAsia"/>
          <w:lang w:eastAsia="zh"/>
        </w:rPr>
        <w:t>4</w:t>
      </w:r>
      <w:r>
        <w:rPr>
          <w:rFonts w:hint="eastAsia"/>
        </w:rPr>
        <w:t xml:space="preserve"> </w:t>
      </w:r>
      <w:r>
        <w:rPr>
          <w:rFonts w:hint="eastAsia"/>
          <w:lang w:eastAsia="zh"/>
        </w:rPr>
        <w:t>修改主题贴</w:t>
      </w:r>
      <w:r>
        <w:rPr>
          <w:rFonts w:hint="eastAsia"/>
        </w:rPr>
        <w:t>活动图</w:t>
      </w:r>
    </w:p>
    <w:p w14:paraId="77073C78" w14:textId="77777777" w:rsidR="00446B85" w:rsidRDefault="00000000">
      <w:pPr>
        <w:pStyle w:val="4"/>
        <w:rPr>
          <w:rFonts w:ascii="宋体" w:hAnsi="宋体"/>
          <w:szCs w:val="21"/>
        </w:rPr>
      </w:pPr>
      <w:r>
        <w:rPr>
          <w:rFonts w:ascii="宋体" w:hAnsi="宋体" w:hint="eastAsia"/>
          <w:szCs w:val="21"/>
        </w:rPr>
        <w:t>1</w:t>
      </w:r>
      <w:r>
        <w:rPr>
          <w:rFonts w:ascii="宋体" w:hAnsi="宋体"/>
          <w:szCs w:val="21"/>
        </w:rPr>
        <w:t>.4.1</w:t>
      </w:r>
      <w:r>
        <w:rPr>
          <w:rFonts w:ascii="宋体" w:hAnsi="宋体" w:hint="eastAsia"/>
          <w:szCs w:val="21"/>
          <w:lang w:eastAsia="zh"/>
        </w:rPr>
        <w:t>5</w:t>
      </w:r>
      <w:r>
        <w:rPr>
          <w:rFonts w:ascii="宋体" w:hAnsi="宋体" w:hint="eastAsia"/>
          <w:szCs w:val="21"/>
        </w:rPr>
        <w:t>删除主题</w:t>
      </w:r>
      <w:proofErr w:type="gramStart"/>
      <w:r>
        <w:rPr>
          <w:rFonts w:ascii="宋体" w:hAnsi="宋体" w:hint="eastAsia"/>
          <w:szCs w:val="21"/>
        </w:rPr>
        <w:t>帖</w:t>
      </w:r>
      <w:proofErr w:type="gramEnd"/>
    </w:p>
    <w:p w14:paraId="6BA7BE0E" w14:textId="77777777" w:rsidR="00446B85" w:rsidRDefault="00000000">
      <w:pPr>
        <w:pStyle w:val="af2"/>
        <w:ind w:left="360" w:firstLineChars="0" w:firstLine="0"/>
        <w:rPr>
          <w:rFonts w:hint="eastAsia"/>
        </w:rPr>
      </w:pPr>
      <w:r>
        <w:rPr>
          <w:rFonts w:hint="eastAsia"/>
        </w:rPr>
        <w:t>用例名：删除主题</w:t>
      </w:r>
      <w:proofErr w:type="gramStart"/>
      <w:r>
        <w:rPr>
          <w:rFonts w:hint="eastAsia"/>
        </w:rPr>
        <w:t>帖</w:t>
      </w:r>
      <w:proofErr w:type="gramEnd"/>
    </w:p>
    <w:p w14:paraId="1D331699" w14:textId="77777777" w:rsidR="00446B85" w:rsidRDefault="00000000">
      <w:pPr>
        <w:pStyle w:val="af2"/>
        <w:ind w:left="360" w:firstLineChars="0" w:firstLine="0"/>
        <w:rPr>
          <w:rFonts w:hint="eastAsia"/>
          <w:lang w:eastAsia="zh"/>
        </w:rPr>
      </w:pPr>
      <w:r>
        <w:rPr>
          <w:rFonts w:hint="eastAsia"/>
        </w:rPr>
        <w:t>描述：</w:t>
      </w:r>
      <w:r>
        <w:rPr>
          <w:rFonts w:hint="eastAsia"/>
          <w:lang w:eastAsia="zh"/>
        </w:rPr>
        <w:t>频道</w:t>
      </w:r>
      <w:r>
        <w:rPr>
          <w:rFonts w:hint="eastAsia"/>
        </w:rPr>
        <w:t>管理员可删除</w:t>
      </w:r>
      <w:r>
        <w:rPr>
          <w:rFonts w:hint="eastAsia"/>
          <w:lang w:eastAsia="zh"/>
        </w:rPr>
        <w:t>频道内任意</w:t>
      </w:r>
      <w:r>
        <w:rPr>
          <w:rFonts w:hint="eastAsia"/>
        </w:rPr>
        <w:t>主题帖，其他用户只可以删除自己的主题帖</w:t>
      </w:r>
      <w:r>
        <w:rPr>
          <w:rFonts w:hint="eastAsia"/>
          <w:lang w:eastAsia="zh"/>
        </w:rPr>
        <w:t>。注意删除主题帖时需同时删除评论和收藏。</w:t>
      </w:r>
    </w:p>
    <w:p w14:paraId="4BF6BAA2" w14:textId="77777777" w:rsidR="00446B85" w:rsidRDefault="00000000">
      <w:pPr>
        <w:pStyle w:val="af2"/>
        <w:ind w:left="360" w:firstLineChars="0" w:firstLine="0"/>
        <w:rPr>
          <w:rFonts w:hint="eastAsia"/>
        </w:rPr>
      </w:pPr>
      <w:r>
        <w:rPr>
          <w:rFonts w:hint="eastAsia"/>
        </w:rPr>
        <w:t>参与者：用户、管理员</w:t>
      </w:r>
    </w:p>
    <w:p w14:paraId="5362A487" w14:textId="77777777" w:rsidR="00446B85" w:rsidRDefault="00000000">
      <w:pPr>
        <w:pStyle w:val="af2"/>
        <w:ind w:left="360" w:firstLineChars="0" w:firstLine="0"/>
        <w:rPr>
          <w:rFonts w:hint="eastAsia"/>
        </w:rPr>
      </w:pPr>
      <w:r>
        <w:rPr>
          <w:rFonts w:hint="eastAsia"/>
        </w:rPr>
        <w:t>前置条件：用户已在本系统登录</w:t>
      </w:r>
    </w:p>
    <w:p w14:paraId="0A4EBA6B" w14:textId="77777777" w:rsidR="00446B85" w:rsidRDefault="00000000">
      <w:pPr>
        <w:pStyle w:val="af2"/>
        <w:ind w:left="360" w:firstLineChars="0" w:firstLine="0"/>
        <w:rPr>
          <w:rFonts w:hint="eastAsia"/>
        </w:rPr>
      </w:pPr>
      <w:r>
        <w:rPr>
          <w:rFonts w:hint="eastAsia"/>
        </w:rPr>
        <w:t>活动图：</w:t>
      </w:r>
    </w:p>
    <w:p w14:paraId="09525984" w14:textId="77777777" w:rsidR="00446B85" w:rsidRDefault="00446B85">
      <w:pPr>
        <w:rPr>
          <w:rFonts w:hint="eastAsia"/>
        </w:rPr>
      </w:pPr>
    </w:p>
    <w:p w14:paraId="3740CABC" w14:textId="77777777" w:rsidR="00446B85" w:rsidRDefault="00000000">
      <w:pPr>
        <w:jc w:val="center"/>
        <w:rPr>
          <w:rFonts w:hint="eastAsia"/>
        </w:rPr>
      </w:pPr>
      <w:r>
        <w:rPr>
          <w:noProof/>
        </w:rPr>
        <w:lastRenderedPageBreak/>
        <w:drawing>
          <wp:inline distT="0" distB="0" distL="114300" distR="114300" wp14:anchorId="64EED3EE" wp14:editId="394550FD">
            <wp:extent cx="5269865" cy="5367655"/>
            <wp:effectExtent l="0" t="0" r="6985" b="444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25"/>
                    <a:stretch>
                      <a:fillRect/>
                    </a:stretch>
                  </pic:blipFill>
                  <pic:spPr>
                    <a:xfrm>
                      <a:off x="0" y="0"/>
                      <a:ext cx="5269865" cy="5367655"/>
                    </a:xfrm>
                    <a:prstGeom prst="rect">
                      <a:avLst/>
                    </a:prstGeom>
                  </pic:spPr>
                </pic:pic>
              </a:graphicData>
            </a:graphic>
          </wp:inline>
        </w:drawing>
      </w:r>
    </w:p>
    <w:p w14:paraId="4BAE6776" w14:textId="77777777" w:rsidR="00446B85" w:rsidRDefault="00000000">
      <w:pPr>
        <w:pStyle w:val="a3"/>
        <w:jc w:val="center"/>
        <w:rPr>
          <w:rFonts w:eastAsiaTheme="minorEastAsia"/>
        </w:rPr>
      </w:pPr>
      <w:r>
        <w:t>图</w:t>
      </w:r>
      <w:r>
        <w:t xml:space="preserve"> </w:t>
      </w:r>
      <w:r>
        <w:rPr>
          <w:rFonts w:hint="eastAsia"/>
        </w:rPr>
        <w:t>1.4.</w:t>
      </w:r>
      <w:r>
        <w:t>1</w:t>
      </w:r>
      <w:r>
        <w:rPr>
          <w:rFonts w:hint="eastAsia"/>
          <w:lang w:eastAsia="zh"/>
        </w:rPr>
        <w:t>5</w:t>
      </w:r>
      <w:r>
        <w:rPr>
          <w:rFonts w:hint="eastAsia"/>
        </w:rPr>
        <w:t xml:space="preserve"> </w:t>
      </w:r>
      <w:r>
        <w:rPr>
          <w:rFonts w:hint="eastAsia"/>
        </w:rPr>
        <w:t>删除主题</w:t>
      </w:r>
      <w:proofErr w:type="gramStart"/>
      <w:r>
        <w:rPr>
          <w:rFonts w:hint="eastAsia"/>
        </w:rPr>
        <w:t>帖</w:t>
      </w:r>
      <w:proofErr w:type="gramEnd"/>
      <w:r>
        <w:rPr>
          <w:rFonts w:hint="eastAsia"/>
        </w:rPr>
        <w:t>活动图</w:t>
      </w:r>
    </w:p>
    <w:p w14:paraId="7CC3F98C" w14:textId="77777777" w:rsidR="00446B85" w:rsidRDefault="00000000">
      <w:pPr>
        <w:pStyle w:val="4"/>
        <w:rPr>
          <w:rFonts w:ascii="宋体" w:hAnsi="宋体"/>
          <w:szCs w:val="21"/>
        </w:rPr>
      </w:pPr>
      <w:r>
        <w:rPr>
          <w:rFonts w:ascii="宋体" w:hAnsi="宋体" w:hint="eastAsia"/>
          <w:szCs w:val="21"/>
        </w:rPr>
        <w:t>1</w:t>
      </w:r>
      <w:r>
        <w:rPr>
          <w:rFonts w:ascii="宋体" w:hAnsi="宋体"/>
          <w:szCs w:val="21"/>
        </w:rPr>
        <w:t>.4.</w:t>
      </w:r>
      <w:r>
        <w:rPr>
          <w:rFonts w:ascii="宋体" w:hAnsi="宋体" w:hint="eastAsia"/>
          <w:szCs w:val="21"/>
          <w:lang w:eastAsia="zh"/>
        </w:rPr>
        <w:t>16</w:t>
      </w:r>
      <w:r>
        <w:rPr>
          <w:rFonts w:ascii="宋体" w:hAnsi="宋体" w:hint="eastAsia"/>
          <w:szCs w:val="21"/>
        </w:rPr>
        <w:t>审核主题</w:t>
      </w:r>
      <w:proofErr w:type="gramStart"/>
      <w:r>
        <w:rPr>
          <w:rFonts w:ascii="宋体" w:hAnsi="宋体" w:hint="eastAsia"/>
          <w:szCs w:val="21"/>
        </w:rPr>
        <w:t>帖</w:t>
      </w:r>
      <w:proofErr w:type="gramEnd"/>
    </w:p>
    <w:p w14:paraId="05496E58" w14:textId="77777777" w:rsidR="00446B85" w:rsidRDefault="00000000">
      <w:pPr>
        <w:pStyle w:val="af2"/>
        <w:ind w:left="360" w:firstLineChars="0" w:firstLine="0"/>
        <w:rPr>
          <w:rFonts w:hint="eastAsia"/>
        </w:rPr>
      </w:pPr>
      <w:r>
        <w:rPr>
          <w:rFonts w:hint="eastAsia"/>
        </w:rPr>
        <w:t>用例名：审核主题</w:t>
      </w:r>
      <w:proofErr w:type="gramStart"/>
      <w:r>
        <w:rPr>
          <w:rFonts w:hint="eastAsia"/>
        </w:rPr>
        <w:t>帖</w:t>
      </w:r>
      <w:proofErr w:type="gramEnd"/>
    </w:p>
    <w:p w14:paraId="6D1ACA75" w14:textId="77777777" w:rsidR="00446B85" w:rsidRDefault="00000000">
      <w:pPr>
        <w:pStyle w:val="af2"/>
        <w:ind w:left="360" w:firstLineChars="0" w:firstLine="0"/>
        <w:rPr>
          <w:rFonts w:hint="eastAsia"/>
        </w:rPr>
      </w:pPr>
      <w:r>
        <w:rPr>
          <w:rFonts w:hint="eastAsia"/>
        </w:rPr>
        <w:t>描述：管理员需要对用户发布的主题</w:t>
      </w:r>
      <w:proofErr w:type="gramStart"/>
      <w:r>
        <w:rPr>
          <w:rFonts w:hint="eastAsia"/>
        </w:rPr>
        <w:t>帖</w:t>
      </w:r>
      <w:proofErr w:type="gramEnd"/>
      <w:r>
        <w:rPr>
          <w:rFonts w:hint="eastAsia"/>
        </w:rPr>
        <w:t>进行审核，审核通过则可以成功发布，否则发布失败。</w:t>
      </w:r>
    </w:p>
    <w:p w14:paraId="37D5D5F4" w14:textId="77777777" w:rsidR="00446B85" w:rsidRDefault="00000000">
      <w:pPr>
        <w:pStyle w:val="af2"/>
        <w:ind w:left="360" w:firstLineChars="0" w:firstLine="0"/>
        <w:rPr>
          <w:rFonts w:hint="eastAsia"/>
        </w:rPr>
      </w:pPr>
      <w:r>
        <w:rPr>
          <w:rFonts w:hint="eastAsia"/>
        </w:rPr>
        <w:t>参与者：管理员</w:t>
      </w:r>
    </w:p>
    <w:p w14:paraId="217DB767" w14:textId="77777777" w:rsidR="00446B85" w:rsidRDefault="00000000">
      <w:pPr>
        <w:pStyle w:val="af2"/>
        <w:ind w:left="360" w:firstLineChars="0" w:firstLine="0"/>
        <w:rPr>
          <w:rFonts w:hint="eastAsia"/>
        </w:rPr>
      </w:pPr>
      <w:r>
        <w:rPr>
          <w:rFonts w:hint="eastAsia"/>
        </w:rPr>
        <w:t>前置条件：用户已在本系统登录</w:t>
      </w:r>
      <w:proofErr w:type="gramStart"/>
      <w:r>
        <w:rPr>
          <w:rFonts w:hint="eastAsia"/>
        </w:rPr>
        <w:t>且发布</w:t>
      </w:r>
      <w:proofErr w:type="gramEnd"/>
      <w:r>
        <w:rPr>
          <w:rFonts w:hint="eastAsia"/>
        </w:rPr>
        <w:t>了主题</w:t>
      </w:r>
      <w:proofErr w:type="gramStart"/>
      <w:r>
        <w:rPr>
          <w:rFonts w:hint="eastAsia"/>
        </w:rPr>
        <w:t>帖</w:t>
      </w:r>
      <w:proofErr w:type="gramEnd"/>
    </w:p>
    <w:p w14:paraId="6EF1A203" w14:textId="77777777" w:rsidR="00446B85" w:rsidRDefault="00000000">
      <w:pPr>
        <w:pStyle w:val="af2"/>
        <w:ind w:left="360" w:firstLineChars="0" w:firstLine="0"/>
        <w:rPr>
          <w:rFonts w:hint="eastAsia"/>
        </w:rPr>
      </w:pPr>
      <w:r>
        <w:rPr>
          <w:rFonts w:hint="eastAsia"/>
        </w:rPr>
        <w:t>活动图：</w:t>
      </w:r>
    </w:p>
    <w:p w14:paraId="46E144C0" w14:textId="77777777" w:rsidR="00446B85" w:rsidRDefault="00446B85">
      <w:pPr>
        <w:rPr>
          <w:rFonts w:hint="eastAsia"/>
        </w:rPr>
      </w:pPr>
    </w:p>
    <w:p w14:paraId="4B1756BC" w14:textId="77777777" w:rsidR="00446B85" w:rsidRDefault="00000000">
      <w:pPr>
        <w:jc w:val="center"/>
        <w:rPr>
          <w:rFonts w:hint="eastAsia"/>
        </w:rPr>
      </w:pPr>
      <w:r>
        <w:rPr>
          <w:noProof/>
        </w:rPr>
        <w:lastRenderedPageBreak/>
        <w:drawing>
          <wp:inline distT="0" distB="0" distL="114300" distR="114300" wp14:anchorId="3340D998" wp14:editId="59E87455">
            <wp:extent cx="4095750" cy="379095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26"/>
                    <a:stretch>
                      <a:fillRect/>
                    </a:stretch>
                  </pic:blipFill>
                  <pic:spPr>
                    <a:xfrm>
                      <a:off x="0" y="0"/>
                      <a:ext cx="4095750" cy="3790950"/>
                    </a:xfrm>
                    <a:prstGeom prst="rect">
                      <a:avLst/>
                    </a:prstGeom>
                  </pic:spPr>
                </pic:pic>
              </a:graphicData>
            </a:graphic>
          </wp:inline>
        </w:drawing>
      </w:r>
    </w:p>
    <w:p w14:paraId="59675418" w14:textId="77777777" w:rsidR="00446B85" w:rsidRDefault="00000000">
      <w:pPr>
        <w:pStyle w:val="a3"/>
        <w:jc w:val="center"/>
      </w:pPr>
      <w:r>
        <w:t>图</w:t>
      </w:r>
      <w:r>
        <w:t xml:space="preserve"> </w:t>
      </w:r>
      <w:r>
        <w:rPr>
          <w:rFonts w:hint="eastAsia"/>
        </w:rPr>
        <w:t>1.4.</w:t>
      </w:r>
      <w:r>
        <w:rPr>
          <w:rFonts w:hint="eastAsia"/>
          <w:lang w:eastAsia="zh"/>
        </w:rPr>
        <w:t>16</w:t>
      </w:r>
      <w:r>
        <w:rPr>
          <w:rFonts w:hint="eastAsia"/>
        </w:rPr>
        <w:t xml:space="preserve"> </w:t>
      </w:r>
      <w:r>
        <w:rPr>
          <w:rFonts w:hint="eastAsia"/>
        </w:rPr>
        <w:t>审核主题</w:t>
      </w:r>
      <w:proofErr w:type="gramStart"/>
      <w:r>
        <w:rPr>
          <w:rFonts w:hint="eastAsia"/>
        </w:rPr>
        <w:t>帖</w:t>
      </w:r>
      <w:proofErr w:type="gramEnd"/>
      <w:r>
        <w:rPr>
          <w:rFonts w:hint="eastAsia"/>
        </w:rPr>
        <w:t>活动图</w:t>
      </w:r>
    </w:p>
    <w:p w14:paraId="6C1208D7" w14:textId="77777777" w:rsidR="00446B85" w:rsidRDefault="00000000">
      <w:pPr>
        <w:pStyle w:val="4"/>
        <w:rPr>
          <w:rFonts w:ascii="宋体" w:hAnsi="宋体"/>
          <w:szCs w:val="21"/>
        </w:rPr>
      </w:pPr>
      <w:r>
        <w:rPr>
          <w:rFonts w:ascii="宋体" w:hAnsi="宋体" w:hint="eastAsia"/>
          <w:szCs w:val="21"/>
        </w:rPr>
        <w:t>1</w:t>
      </w:r>
      <w:r>
        <w:rPr>
          <w:rFonts w:ascii="宋体" w:hAnsi="宋体"/>
          <w:szCs w:val="21"/>
        </w:rPr>
        <w:t>.4.</w:t>
      </w:r>
      <w:r>
        <w:rPr>
          <w:rFonts w:ascii="宋体" w:hAnsi="宋体" w:hint="eastAsia"/>
          <w:szCs w:val="21"/>
          <w:lang w:eastAsia="zh"/>
        </w:rPr>
        <w:t>17</w:t>
      </w:r>
      <w:r>
        <w:rPr>
          <w:rFonts w:ascii="宋体" w:hAnsi="宋体" w:hint="eastAsia"/>
          <w:szCs w:val="21"/>
        </w:rPr>
        <w:t>发表评论</w:t>
      </w:r>
    </w:p>
    <w:p w14:paraId="0AE9FE12" w14:textId="77777777" w:rsidR="00446B85" w:rsidRDefault="00000000">
      <w:pPr>
        <w:pStyle w:val="af2"/>
        <w:ind w:left="360" w:firstLineChars="0" w:firstLine="0"/>
        <w:rPr>
          <w:rFonts w:hint="eastAsia"/>
        </w:rPr>
      </w:pPr>
      <w:r>
        <w:rPr>
          <w:rFonts w:hint="eastAsia"/>
        </w:rPr>
        <w:t>用例名：发表评论</w:t>
      </w:r>
    </w:p>
    <w:p w14:paraId="4DC4A39F" w14:textId="77777777" w:rsidR="00446B85" w:rsidRDefault="00000000">
      <w:pPr>
        <w:pStyle w:val="af2"/>
        <w:ind w:left="360" w:firstLineChars="0" w:firstLine="0"/>
        <w:rPr>
          <w:rFonts w:hint="eastAsia"/>
        </w:rPr>
      </w:pPr>
      <w:r>
        <w:rPr>
          <w:rFonts w:hint="eastAsia"/>
        </w:rPr>
        <w:t>描述：用户可以对主题</w:t>
      </w:r>
      <w:proofErr w:type="gramStart"/>
      <w:r>
        <w:rPr>
          <w:rFonts w:hint="eastAsia"/>
        </w:rPr>
        <w:t>帖</w:t>
      </w:r>
      <w:proofErr w:type="gramEnd"/>
      <w:r>
        <w:rPr>
          <w:rFonts w:hint="eastAsia"/>
        </w:rPr>
        <w:t>发表评论</w:t>
      </w:r>
    </w:p>
    <w:p w14:paraId="0BC5F59D" w14:textId="77777777" w:rsidR="00446B85" w:rsidRDefault="00000000">
      <w:pPr>
        <w:pStyle w:val="af2"/>
        <w:ind w:left="360" w:firstLineChars="0" w:firstLine="0"/>
        <w:rPr>
          <w:rFonts w:hint="eastAsia"/>
        </w:rPr>
      </w:pPr>
      <w:r>
        <w:rPr>
          <w:rFonts w:hint="eastAsia"/>
        </w:rPr>
        <w:t>参与者：用户、管理员</w:t>
      </w:r>
    </w:p>
    <w:p w14:paraId="446C3C43" w14:textId="77777777" w:rsidR="00446B85" w:rsidRDefault="00000000">
      <w:pPr>
        <w:pStyle w:val="af2"/>
        <w:ind w:left="360" w:firstLineChars="0" w:firstLine="0"/>
        <w:rPr>
          <w:rFonts w:hint="eastAsia"/>
        </w:rPr>
      </w:pPr>
      <w:r>
        <w:rPr>
          <w:rFonts w:hint="eastAsia"/>
        </w:rPr>
        <w:t>前置条件：用户已在本系统登录且主题</w:t>
      </w:r>
      <w:proofErr w:type="gramStart"/>
      <w:r>
        <w:rPr>
          <w:rFonts w:hint="eastAsia"/>
        </w:rPr>
        <w:t>帖</w:t>
      </w:r>
      <w:proofErr w:type="gramEnd"/>
      <w:r>
        <w:rPr>
          <w:rFonts w:hint="eastAsia"/>
        </w:rPr>
        <w:t>存在</w:t>
      </w:r>
    </w:p>
    <w:p w14:paraId="0750A0F9" w14:textId="77777777" w:rsidR="00446B85" w:rsidRDefault="00000000">
      <w:pPr>
        <w:pStyle w:val="af2"/>
        <w:ind w:left="360" w:firstLineChars="0" w:firstLine="0"/>
        <w:rPr>
          <w:rFonts w:hint="eastAsia"/>
        </w:rPr>
      </w:pPr>
      <w:r>
        <w:rPr>
          <w:rFonts w:hint="eastAsia"/>
        </w:rPr>
        <w:t>活动图：</w:t>
      </w:r>
    </w:p>
    <w:p w14:paraId="3B3C20A3" w14:textId="77777777" w:rsidR="00446B85" w:rsidRDefault="00446B85">
      <w:pPr>
        <w:rPr>
          <w:rFonts w:hint="eastAsia"/>
        </w:rPr>
      </w:pPr>
    </w:p>
    <w:p w14:paraId="0CBCDF31" w14:textId="77777777" w:rsidR="00446B85" w:rsidRDefault="00000000">
      <w:pPr>
        <w:jc w:val="center"/>
        <w:rPr>
          <w:rFonts w:hint="eastAsia"/>
          <w:lang w:eastAsia="zh"/>
        </w:rPr>
      </w:pPr>
      <w:r>
        <w:rPr>
          <w:rFonts w:hint="eastAsia"/>
          <w:noProof/>
          <w:lang w:eastAsia="zh"/>
        </w:rPr>
        <w:lastRenderedPageBreak/>
        <w:drawing>
          <wp:inline distT="0" distB="0" distL="114300" distR="114300" wp14:anchorId="45C3D218" wp14:editId="045FCE2B">
            <wp:extent cx="3867150" cy="438150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27"/>
                    <a:stretch>
                      <a:fillRect/>
                    </a:stretch>
                  </pic:blipFill>
                  <pic:spPr>
                    <a:xfrm>
                      <a:off x="0" y="0"/>
                      <a:ext cx="3867150" cy="4381500"/>
                    </a:xfrm>
                    <a:prstGeom prst="rect">
                      <a:avLst/>
                    </a:prstGeom>
                  </pic:spPr>
                </pic:pic>
              </a:graphicData>
            </a:graphic>
          </wp:inline>
        </w:drawing>
      </w:r>
    </w:p>
    <w:p w14:paraId="44CB0356" w14:textId="77777777" w:rsidR="00446B85" w:rsidRDefault="00000000">
      <w:pPr>
        <w:pStyle w:val="a3"/>
        <w:jc w:val="center"/>
        <w:rPr>
          <w:rFonts w:eastAsiaTheme="minorEastAsia"/>
        </w:rPr>
      </w:pPr>
      <w:r>
        <w:t>图</w:t>
      </w:r>
      <w:r>
        <w:t xml:space="preserve"> </w:t>
      </w:r>
      <w:r>
        <w:rPr>
          <w:rFonts w:hint="eastAsia"/>
        </w:rPr>
        <w:t>1.4.</w:t>
      </w:r>
      <w:r>
        <w:rPr>
          <w:rFonts w:hint="eastAsia"/>
          <w:lang w:eastAsia="zh"/>
        </w:rPr>
        <w:t>17</w:t>
      </w:r>
      <w:r>
        <w:rPr>
          <w:rFonts w:hint="eastAsia"/>
        </w:rPr>
        <w:t xml:space="preserve"> </w:t>
      </w:r>
      <w:r>
        <w:rPr>
          <w:rFonts w:hint="eastAsia"/>
        </w:rPr>
        <w:t>发表评论活动图</w:t>
      </w:r>
    </w:p>
    <w:p w14:paraId="3B4BDE59" w14:textId="77777777" w:rsidR="00446B85" w:rsidRDefault="00000000">
      <w:pPr>
        <w:pStyle w:val="4"/>
        <w:rPr>
          <w:rFonts w:ascii="宋体" w:hAnsi="宋体"/>
          <w:szCs w:val="21"/>
        </w:rPr>
      </w:pPr>
      <w:r>
        <w:rPr>
          <w:rFonts w:ascii="宋体" w:hAnsi="宋体" w:hint="eastAsia"/>
          <w:szCs w:val="21"/>
        </w:rPr>
        <w:t>1</w:t>
      </w:r>
      <w:r>
        <w:rPr>
          <w:rFonts w:ascii="宋体" w:hAnsi="宋体"/>
          <w:szCs w:val="21"/>
        </w:rPr>
        <w:t>.4.</w:t>
      </w:r>
      <w:r>
        <w:rPr>
          <w:rFonts w:ascii="宋体" w:hAnsi="宋体" w:hint="eastAsia"/>
          <w:szCs w:val="21"/>
          <w:lang w:eastAsia="zh"/>
        </w:rPr>
        <w:t>18</w:t>
      </w:r>
      <w:r>
        <w:rPr>
          <w:rFonts w:ascii="宋体" w:hAnsi="宋体" w:hint="eastAsia"/>
          <w:szCs w:val="21"/>
        </w:rPr>
        <w:t>删除评论</w:t>
      </w:r>
    </w:p>
    <w:p w14:paraId="689DC995" w14:textId="77777777" w:rsidR="00446B85" w:rsidRDefault="00000000">
      <w:pPr>
        <w:pStyle w:val="af2"/>
        <w:ind w:left="360" w:firstLineChars="0" w:firstLine="0"/>
        <w:rPr>
          <w:rFonts w:hint="eastAsia"/>
        </w:rPr>
      </w:pPr>
      <w:r>
        <w:rPr>
          <w:rFonts w:hint="eastAsia"/>
        </w:rPr>
        <w:t>用例名：删除评论</w:t>
      </w:r>
    </w:p>
    <w:p w14:paraId="084B3D63" w14:textId="77777777" w:rsidR="00446B85" w:rsidRDefault="00000000">
      <w:pPr>
        <w:pStyle w:val="af2"/>
        <w:ind w:left="360" w:firstLineChars="0" w:firstLine="0"/>
        <w:rPr>
          <w:rFonts w:hint="eastAsia"/>
        </w:rPr>
      </w:pPr>
      <w:r>
        <w:rPr>
          <w:rFonts w:hint="eastAsia"/>
        </w:rPr>
        <w:t>描述：用户可以将发表过的评论删除</w:t>
      </w:r>
    </w:p>
    <w:p w14:paraId="497EB3CA" w14:textId="77777777" w:rsidR="00446B85" w:rsidRDefault="00000000">
      <w:pPr>
        <w:pStyle w:val="af2"/>
        <w:ind w:left="360" w:firstLineChars="0" w:firstLine="0"/>
        <w:rPr>
          <w:rFonts w:hint="eastAsia"/>
        </w:rPr>
      </w:pPr>
      <w:r>
        <w:rPr>
          <w:rFonts w:hint="eastAsia"/>
        </w:rPr>
        <w:t>参与者：用户</w:t>
      </w:r>
    </w:p>
    <w:p w14:paraId="1CC42866" w14:textId="77777777" w:rsidR="00446B85" w:rsidRDefault="00000000">
      <w:pPr>
        <w:pStyle w:val="af2"/>
        <w:ind w:left="360" w:firstLineChars="0" w:firstLine="0"/>
        <w:rPr>
          <w:rFonts w:hint="eastAsia"/>
        </w:rPr>
      </w:pPr>
      <w:r>
        <w:rPr>
          <w:rFonts w:hint="eastAsia"/>
        </w:rPr>
        <w:t>前置条件：用户已在本系统登录</w:t>
      </w:r>
      <w:proofErr w:type="gramStart"/>
      <w:r>
        <w:rPr>
          <w:rFonts w:hint="eastAsia"/>
        </w:rPr>
        <w:t>且主题帖</w:t>
      </w:r>
      <w:proofErr w:type="gramEnd"/>
      <w:r>
        <w:rPr>
          <w:rFonts w:hint="eastAsia"/>
        </w:rPr>
        <w:t>和评论存在</w:t>
      </w:r>
    </w:p>
    <w:p w14:paraId="2C4E86A1" w14:textId="77777777" w:rsidR="00446B85" w:rsidRDefault="00000000">
      <w:pPr>
        <w:pStyle w:val="af2"/>
        <w:ind w:left="360" w:firstLineChars="0" w:firstLine="0"/>
        <w:rPr>
          <w:rFonts w:hint="eastAsia"/>
        </w:rPr>
      </w:pPr>
      <w:r>
        <w:rPr>
          <w:rFonts w:hint="eastAsia"/>
        </w:rPr>
        <w:t>活动图：</w:t>
      </w:r>
    </w:p>
    <w:p w14:paraId="5B8FA375" w14:textId="77777777" w:rsidR="00446B85" w:rsidRDefault="00446B85">
      <w:pPr>
        <w:rPr>
          <w:rFonts w:hint="eastAsia"/>
        </w:rPr>
      </w:pPr>
    </w:p>
    <w:p w14:paraId="307E9898" w14:textId="77777777" w:rsidR="00446B85" w:rsidRDefault="00000000">
      <w:pPr>
        <w:jc w:val="center"/>
        <w:rPr>
          <w:rFonts w:hint="eastAsia"/>
        </w:rPr>
      </w:pPr>
      <w:r>
        <w:rPr>
          <w:noProof/>
        </w:rPr>
        <w:lastRenderedPageBreak/>
        <w:drawing>
          <wp:inline distT="0" distB="0" distL="114300" distR="114300" wp14:anchorId="6A750D3A" wp14:editId="27896075">
            <wp:extent cx="5267325" cy="5162550"/>
            <wp:effectExtent l="0" t="0" r="9525"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28"/>
                    <a:stretch>
                      <a:fillRect/>
                    </a:stretch>
                  </pic:blipFill>
                  <pic:spPr>
                    <a:xfrm>
                      <a:off x="0" y="0"/>
                      <a:ext cx="5267325" cy="5162550"/>
                    </a:xfrm>
                    <a:prstGeom prst="rect">
                      <a:avLst/>
                    </a:prstGeom>
                  </pic:spPr>
                </pic:pic>
              </a:graphicData>
            </a:graphic>
          </wp:inline>
        </w:drawing>
      </w:r>
    </w:p>
    <w:p w14:paraId="03B0D7F0" w14:textId="77777777" w:rsidR="00446B85" w:rsidRDefault="00000000">
      <w:pPr>
        <w:pStyle w:val="a3"/>
        <w:jc w:val="center"/>
        <w:rPr>
          <w:rFonts w:eastAsiaTheme="minorEastAsia"/>
        </w:rPr>
      </w:pPr>
      <w:r>
        <w:t>图</w:t>
      </w:r>
      <w:r>
        <w:t xml:space="preserve"> </w:t>
      </w:r>
      <w:r>
        <w:rPr>
          <w:rFonts w:hint="eastAsia"/>
        </w:rPr>
        <w:t>1.4.</w:t>
      </w:r>
      <w:r>
        <w:rPr>
          <w:rFonts w:hint="eastAsia"/>
          <w:lang w:eastAsia="zh"/>
        </w:rPr>
        <w:t>18</w:t>
      </w:r>
      <w:r>
        <w:rPr>
          <w:rFonts w:hint="eastAsia"/>
        </w:rPr>
        <w:t xml:space="preserve"> </w:t>
      </w:r>
      <w:r>
        <w:rPr>
          <w:rFonts w:hint="eastAsia"/>
        </w:rPr>
        <w:t>删除评论活动图</w:t>
      </w:r>
    </w:p>
    <w:p w14:paraId="3258C810" w14:textId="77777777" w:rsidR="00446B85" w:rsidRDefault="00000000">
      <w:pPr>
        <w:pStyle w:val="4"/>
        <w:rPr>
          <w:rFonts w:ascii="宋体" w:hAnsi="宋体"/>
          <w:szCs w:val="21"/>
        </w:rPr>
      </w:pPr>
      <w:r>
        <w:rPr>
          <w:rFonts w:ascii="宋体" w:hAnsi="宋体" w:hint="eastAsia"/>
          <w:szCs w:val="21"/>
        </w:rPr>
        <w:t>1</w:t>
      </w:r>
      <w:r>
        <w:rPr>
          <w:rFonts w:ascii="宋体" w:hAnsi="宋体"/>
          <w:szCs w:val="21"/>
        </w:rPr>
        <w:t>.4.</w:t>
      </w:r>
      <w:r>
        <w:rPr>
          <w:rFonts w:ascii="宋体" w:hAnsi="宋体" w:hint="eastAsia"/>
          <w:szCs w:val="21"/>
          <w:lang w:eastAsia="zh"/>
        </w:rPr>
        <w:t>19审核</w:t>
      </w:r>
      <w:r>
        <w:rPr>
          <w:rFonts w:ascii="宋体" w:hAnsi="宋体" w:hint="eastAsia"/>
          <w:szCs w:val="21"/>
        </w:rPr>
        <w:t>评论</w:t>
      </w:r>
    </w:p>
    <w:p w14:paraId="12FFD84B" w14:textId="77777777" w:rsidR="00446B85" w:rsidRDefault="00000000">
      <w:pPr>
        <w:pStyle w:val="af2"/>
        <w:ind w:left="360" w:firstLineChars="0" w:firstLine="0"/>
        <w:rPr>
          <w:rFonts w:hint="eastAsia"/>
        </w:rPr>
      </w:pPr>
      <w:r>
        <w:rPr>
          <w:rFonts w:hint="eastAsia"/>
        </w:rPr>
        <w:t>用例名：审核评论</w:t>
      </w:r>
    </w:p>
    <w:p w14:paraId="7C197DD9" w14:textId="77777777" w:rsidR="00446B85" w:rsidRDefault="00000000">
      <w:pPr>
        <w:pStyle w:val="af2"/>
        <w:ind w:left="360" w:firstLineChars="0" w:firstLine="0"/>
        <w:rPr>
          <w:rFonts w:hint="eastAsia"/>
        </w:rPr>
      </w:pPr>
      <w:r>
        <w:rPr>
          <w:rFonts w:hint="eastAsia"/>
        </w:rPr>
        <w:t>描述：管理员需要对非管理员用户发布的评论进行审核，审核通过则可以成功发布，否则发布失败。</w:t>
      </w:r>
    </w:p>
    <w:p w14:paraId="78FDEE68" w14:textId="77777777" w:rsidR="00446B85" w:rsidRDefault="00000000">
      <w:pPr>
        <w:pStyle w:val="af2"/>
        <w:ind w:left="360" w:firstLineChars="0" w:firstLine="0"/>
        <w:rPr>
          <w:rFonts w:hint="eastAsia"/>
        </w:rPr>
      </w:pPr>
      <w:r>
        <w:rPr>
          <w:rFonts w:hint="eastAsia"/>
        </w:rPr>
        <w:t>参与者：管理员</w:t>
      </w:r>
    </w:p>
    <w:p w14:paraId="40B0004C" w14:textId="77777777" w:rsidR="00446B85" w:rsidRDefault="00000000">
      <w:pPr>
        <w:pStyle w:val="af2"/>
        <w:ind w:left="360" w:firstLineChars="0" w:firstLine="0"/>
        <w:rPr>
          <w:rFonts w:hint="eastAsia"/>
        </w:rPr>
      </w:pPr>
      <w:r>
        <w:rPr>
          <w:rFonts w:hint="eastAsia"/>
        </w:rPr>
        <w:t>前置条件：用户已在本系统登录</w:t>
      </w:r>
      <w:proofErr w:type="gramStart"/>
      <w:r>
        <w:rPr>
          <w:rFonts w:hint="eastAsia"/>
        </w:rPr>
        <w:t>且发布</w:t>
      </w:r>
      <w:proofErr w:type="gramEnd"/>
      <w:r>
        <w:rPr>
          <w:rFonts w:hint="eastAsia"/>
        </w:rPr>
        <w:t>了评论</w:t>
      </w:r>
    </w:p>
    <w:p w14:paraId="3B082878" w14:textId="77777777" w:rsidR="00446B85" w:rsidRDefault="00000000">
      <w:pPr>
        <w:pStyle w:val="af2"/>
        <w:ind w:left="360" w:firstLineChars="0" w:firstLine="0"/>
        <w:rPr>
          <w:rFonts w:hint="eastAsia"/>
        </w:rPr>
      </w:pPr>
      <w:r>
        <w:rPr>
          <w:rFonts w:hint="eastAsia"/>
        </w:rPr>
        <w:t>活动图：</w:t>
      </w:r>
    </w:p>
    <w:p w14:paraId="43055AA9" w14:textId="77777777" w:rsidR="00446B85" w:rsidRDefault="00446B85">
      <w:pPr>
        <w:rPr>
          <w:rFonts w:hint="eastAsia"/>
        </w:rPr>
      </w:pPr>
    </w:p>
    <w:p w14:paraId="3F73E1C8" w14:textId="77777777" w:rsidR="00446B85" w:rsidRDefault="00000000">
      <w:pPr>
        <w:jc w:val="center"/>
        <w:rPr>
          <w:rFonts w:hint="eastAsia"/>
          <w:lang w:eastAsia="zh"/>
        </w:rPr>
      </w:pPr>
      <w:r>
        <w:rPr>
          <w:rFonts w:hint="eastAsia"/>
          <w:noProof/>
          <w:lang w:eastAsia="zh"/>
        </w:rPr>
        <w:lastRenderedPageBreak/>
        <w:drawing>
          <wp:inline distT="0" distB="0" distL="114300" distR="114300" wp14:anchorId="5C46420B" wp14:editId="0E607C29">
            <wp:extent cx="3829050" cy="377190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29"/>
                    <a:srcRect r="14103"/>
                    <a:stretch>
                      <a:fillRect/>
                    </a:stretch>
                  </pic:blipFill>
                  <pic:spPr>
                    <a:xfrm>
                      <a:off x="0" y="0"/>
                      <a:ext cx="3829050" cy="3771900"/>
                    </a:xfrm>
                    <a:prstGeom prst="rect">
                      <a:avLst/>
                    </a:prstGeom>
                  </pic:spPr>
                </pic:pic>
              </a:graphicData>
            </a:graphic>
          </wp:inline>
        </w:drawing>
      </w:r>
    </w:p>
    <w:p w14:paraId="5BA98E12" w14:textId="77777777" w:rsidR="00446B85" w:rsidRDefault="00000000">
      <w:pPr>
        <w:pStyle w:val="a3"/>
        <w:jc w:val="center"/>
      </w:pPr>
      <w:r>
        <w:t>图</w:t>
      </w:r>
      <w:r>
        <w:t xml:space="preserve"> </w:t>
      </w:r>
      <w:r>
        <w:rPr>
          <w:rFonts w:hint="eastAsia"/>
        </w:rPr>
        <w:t>1.4.</w:t>
      </w:r>
      <w:r>
        <w:rPr>
          <w:rFonts w:hint="eastAsia"/>
          <w:lang w:eastAsia="zh"/>
        </w:rPr>
        <w:t>19</w:t>
      </w:r>
      <w:r>
        <w:rPr>
          <w:rFonts w:hint="eastAsia"/>
        </w:rPr>
        <w:t xml:space="preserve"> </w:t>
      </w:r>
      <w:r>
        <w:rPr>
          <w:rFonts w:hint="eastAsia"/>
          <w:lang w:eastAsia="zh"/>
        </w:rPr>
        <w:t>审核</w:t>
      </w:r>
      <w:r>
        <w:rPr>
          <w:rFonts w:hint="eastAsia"/>
        </w:rPr>
        <w:t>评论活动图</w:t>
      </w:r>
    </w:p>
    <w:p w14:paraId="505996B4" w14:textId="77777777" w:rsidR="00446B85" w:rsidRDefault="00000000">
      <w:pPr>
        <w:pStyle w:val="4"/>
        <w:rPr>
          <w:lang w:eastAsia="zh"/>
        </w:rPr>
      </w:pPr>
      <w:commentRangeStart w:id="80"/>
      <w:r>
        <w:rPr>
          <w:rFonts w:ascii="宋体" w:hAnsi="宋体" w:hint="eastAsia"/>
          <w:szCs w:val="21"/>
        </w:rPr>
        <w:t>1</w:t>
      </w:r>
      <w:r>
        <w:rPr>
          <w:rFonts w:ascii="宋体" w:hAnsi="宋体"/>
          <w:szCs w:val="21"/>
        </w:rPr>
        <w:t>.4.</w:t>
      </w:r>
      <w:r>
        <w:rPr>
          <w:rFonts w:ascii="宋体" w:hAnsi="宋体" w:hint="eastAsia"/>
          <w:szCs w:val="21"/>
          <w:lang w:eastAsia="zh"/>
        </w:rPr>
        <w:t>20</w:t>
      </w:r>
      <w:r>
        <w:rPr>
          <w:rFonts w:hint="eastAsia"/>
          <w:lang w:eastAsia="zh"/>
        </w:rPr>
        <w:t>查看评论</w:t>
      </w:r>
    </w:p>
    <w:p w14:paraId="420725CC" w14:textId="77777777" w:rsidR="00446B85" w:rsidRDefault="00000000">
      <w:pPr>
        <w:pStyle w:val="af2"/>
        <w:ind w:left="360" w:firstLineChars="0" w:firstLine="0"/>
        <w:rPr>
          <w:rFonts w:hint="eastAsia"/>
          <w:lang w:eastAsia="zh"/>
        </w:rPr>
      </w:pPr>
      <w:r>
        <w:rPr>
          <w:rFonts w:hint="eastAsia"/>
        </w:rPr>
        <w:t>用例名：</w:t>
      </w:r>
      <w:r>
        <w:rPr>
          <w:rFonts w:hint="eastAsia"/>
          <w:lang w:eastAsia="zh"/>
        </w:rPr>
        <w:t>查看评论</w:t>
      </w:r>
    </w:p>
    <w:p w14:paraId="12935192" w14:textId="77777777" w:rsidR="00446B85" w:rsidRDefault="00000000">
      <w:pPr>
        <w:pStyle w:val="af2"/>
        <w:ind w:left="360" w:firstLineChars="0" w:firstLine="0"/>
        <w:rPr>
          <w:rFonts w:hint="eastAsia"/>
          <w:lang w:eastAsia="zh"/>
        </w:rPr>
      </w:pPr>
      <w:r>
        <w:rPr>
          <w:rFonts w:hint="eastAsia"/>
        </w:rPr>
        <w:t>描述：用户</w:t>
      </w:r>
      <w:r>
        <w:rPr>
          <w:rFonts w:hint="eastAsia"/>
          <w:lang w:eastAsia="zh"/>
        </w:rPr>
        <w:t>可以查看某一</w:t>
      </w:r>
      <w:proofErr w:type="gramStart"/>
      <w:r>
        <w:rPr>
          <w:rFonts w:hint="eastAsia"/>
          <w:lang w:eastAsia="zh"/>
        </w:rPr>
        <w:t>主题帖下的</w:t>
      </w:r>
      <w:proofErr w:type="gramEnd"/>
      <w:r>
        <w:rPr>
          <w:rFonts w:hint="eastAsia"/>
          <w:lang w:eastAsia="zh"/>
        </w:rPr>
        <w:t>所有评论</w:t>
      </w:r>
    </w:p>
    <w:p w14:paraId="758DEB97" w14:textId="77777777" w:rsidR="00446B85" w:rsidRDefault="00000000">
      <w:pPr>
        <w:pStyle w:val="af2"/>
        <w:ind w:left="360" w:firstLineChars="0" w:firstLine="0"/>
        <w:rPr>
          <w:rFonts w:hint="eastAsia"/>
        </w:rPr>
      </w:pPr>
      <w:r>
        <w:rPr>
          <w:rFonts w:hint="eastAsia"/>
        </w:rPr>
        <w:t>参与者：用户</w:t>
      </w:r>
    </w:p>
    <w:p w14:paraId="61251977" w14:textId="77777777" w:rsidR="00446B85" w:rsidRDefault="00000000">
      <w:pPr>
        <w:pStyle w:val="af2"/>
        <w:ind w:left="360" w:firstLineChars="0" w:firstLine="0"/>
        <w:rPr>
          <w:rFonts w:hint="eastAsia"/>
          <w:lang w:eastAsia="zh"/>
        </w:rPr>
      </w:pPr>
      <w:r>
        <w:rPr>
          <w:rFonts w:hint="eastAsia"/>
        </w:rPr>
        <w:t>前置条件：用户已</w:t>
      </w:r>
      <w:r>
        <w:rPr>
          <w:rFonts w:hint="eastAsia"/>
          <w:lang w:eastAsia="zh"/>
        </w:rPr>
        <w:t>登录</w:t>
      </w:r>
    </w:p>
    <w:p w14:paraId="2128F1B0" w14:textId="77777777" w:rsidR="00446B85" w:rsidRDefault="00000000">
      <w:pPr>
        <w:pStyle w:val="af2"/>
        <w:ind w:left="360" w:firstLineChars="0" w:firstLine="0"/>
        <w:rPr>
          <w:rFonts w:hint="eastAsia"/>
          <w:lang w:eastAsia="zh"/>
        </w:rPr>
      </w:pPr>
      <w:r>
        <w:rPr>
          <w:rFonts w:hint="eastAsia"/>
          <w:lang w:eastAsia="zh"/>
        </w:rPr>
        <w:t>活动图：</w:t>
      </w:r>
    </w:p>
    <w:p w14:paraId="07B89A3F" w14:textId="77777777" w:rsidR="00446B85" w:rsidRDefault="00000000">
      <w:pPr>
        <w:pStyle w:val="af2"/>
        <w:ind w:left="360" w:firstLineChars="0" w:firstLine="0"/>
        <w:jc w:val="center"/>
        <w:rPr>
          <w:rFonts w:hint="eastAsia"/>
          <w:lang w:eastAsia="zh"/>
        </w:rPr>
      </w:pPr>
      <w:r>
        <w:rPr>
          <w:rFonts w:hint="eastAsia"/>
          <w:noProof/>
          <w:lang w:eastAsia="zh"/>
        </w:rPr>
        <w:drawing>
          <wp:inline distT="0" distB="0" distL="114300" distR="114300" wp14:anchorId="2687F468" wp14:editId="48B80682">
            <wp:extent cx="1956435" cy="2762250"/>
            <wp:effectExtent l="0" t="0" r="571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0"/>
                    <a:stretch>
                      <a:fillRect/>
                    </a:stretch>
                  </pic:blipFill>
                  <pic:spPr>
                    <a:xfrm>
                      <a:off x="0" y="0"/>
                      <a:ext cx="1956435" cy="2762250"/>
                    </a:xfrm>
                    <a:prstGeom prst="rect">
                      <a:avLst/>
                    </a:prstGeom>
                  </pic:spPr>
                </pic:pic>
              </a:graphicData>
            </a:graphic>
          </wp:inline>
        </w:drawing>
      </w:r>
    </w:p>
    <w:p w14:paraId="6786E3DF" w14:textId="77777777" w:rsidR="00446B85" w:rsidRDefault="00000000">
      <w:pPr>
        <w:jc w:val="center"/>
        <w:rPr>
          <w:rFonts w:hint="eastAsia"/>
          <w:lang w:eastAsia="zh"/>
        </w:rPr>
      </w:pPr>
      <w:r>
        <w:t xml:space="preserve">图 </w:t>
      </w:r>
      <w:r>
        <w:rPr>
          <w:rFonts w:hint="eastAsia"/>
        </w:rPr>
        <w:t>1.4.</w:t>
      </w:r>
      <w:r>
        <w:rPr>
          <w:rFonts w:hint="eastAsia"/>
          <w:lang w:eastAsia="zh"/>
        </w:rPr>
        <w:t>20</w:t>
      </w:r>
      <w:r>
        <w:rPr>
          <w:rFonts w:hint="eastAsia"/>
        </w:rPr>
        <w:t xml:space="preserve"> </w:t>
      </w:r>
      <w:r>
        <w:rPr>
          <w:rFonts w:hint="eastAsia"/>
          <w:lang w:eastAsia="zh"/>
        </w:rPr>
        <w:t>查看</w:t>
      </w:r>
      <w:r>
        <w:rPr>
          <w:rFonts w:hint="eastAsia"/>
        </w:rPr>
        <w:t>评论活动图</w:t>
      </w:r>
      <w:commentRangeEnd w:id="80"/>
      <w:r>
        <w:commentReference w:id="80"/>
      </w:r>
    </w:p>
    <w:p w14:paraId="12BC2F45" w14:textId="77777777" w:rsidR="00446B85" w:rsidRDefault="00000000">
      <w:pPr>
        <w:pStyle w:val="4"/>
        <w:rPr>
          <w:rFonts w:asciiTheme="minorHAnsi" w:eastAsiaTheme="minorEastAsia" w:hAnsiTheme="minorHAnsi" w:cstheme="minorBidi" w:hint="eastAsia"/>
          <w:b w:val="0"/>
          <w:bCs w:val="0"/>
          <w:szCs w:val="22"/>
        </w:rPr>
      </w:pPr>
      <w:r>
        <w:rPr>
          <w:rFonts w:ascii="宋体" w:hAnsi="宋体" w:hint="eastAsia"/>
          <w:szCs w:val="21"/>
        </w:rPr>
        <w:lastRenderedPageBreak/>
        <w:t>1</w:t>
      </w:r>
      <w:r>
        <w:rPr>
          <w:rFonts w:ascii="宋体" w:hAnsi="宋体"/>
          <w:szCs w:val="21"/>
        </w:rPr>
        <w:t>.4.2</w:t>
      </w:r>
      <w:r>
        <w:rPr>
          <w:rFonts w:ascii="宋体" w:hAnsi="宋体" w:hint="eastAsia"/>
          <w:szCs w:val="21"/>
          <w:lang w:eastAsia="zh"/>
        </w:rPr>
        <w:t>1</w:t>
      </w:r>
      <w:r>
        <w:rPr>
          <w:rFonts w:ascii="宋体" w:hAnsi="宋体" w:hint="eastAsia"/>
          <w:lang w:eastAsia="zh"/>
        </w:rPr>
        <w:t>收藏主题帖</w:t>
      </w:r>
    </w:p>
    <w:p w14:paraId="586E1EAA" w14:textId="77777777" w:rsidR="00446B85" w:rsidRDefault="00000000">
      <w:pPr>
        <w:pStyle w:val="af2"/>
        <w:ind w:left="360" w:firstLineChars="0" w:firstLine="0"/>
        <w:rPr>
          <w:rFonts w:hint="eastAsia"/>
        </w:rPr>
      </w:pPr>
      <w:r>
        <w:rPr>
          <w:rFonts w:hint="eastAsia"/>
        </w:rPr>
        <w:t>用例名：收藏主题</w:t>
      </w:r>
      <w:proofErr w:type="gramStart"/>
      <w:r>
        <w:rPr>
          <w:rFonts w:hint="eastAsia"/>
        </w:rPr>
        <w:t>帖</w:t>
      </w:r>
      <w:proofErr w:type="gramEnd"/>
    </w:p>
    <w:p w14:paraId="139B4D3B" w14:textId="77777777" w:rsidR="00446B85" w:rsidRDefault="00000000">
      <w:pPr>
        <w:pStyle w:val="af2"/>
        <w:ind w:left="360" w:firstLineChars="0" w:firstLine="0"/>
        <w:rPr>
          <w:rFonts w:hint="eastAsia"/>
        </w:rPr>
      </w:pPr>
      <w:r>
        <w:rPr>
          <w:rFonts w:hint="eastAsia"/>
        </w:rPr>
        <w:t>描述：用户对主题</w:t>
      </w:r>
      <w:proofErr w:type="gramStart"/>
      <w:r>
        <w:rPr>
          <w:rFonts w:hint="eastAsia"/>
        </w:rPr>
        <w:t>帖</w:t>
      </w:r>
      <w:proofErr w:type="gramEnd"/>
      <w:r>
        <w:rPr>
          <w:rFonts w:hint="eastAsia"/>
        </w:rPr>
        <w:t>进行收藏</w:t>
      </w:r>
    </w:p>
    <w:p w14:paraId="47EE925F" w14:textId="77777777" w:rsidR="00446B85" w:rsidRDefault="00000000">
      <w:pPr>
        <w:pStyle w:val="af2"/>
        <w:ind w:left="360" w:firstLineChars="0" w:firstLine="0"/>
        <w:rPr>
          <w:rFonts w:hint="eastAsia"/>
        </w:rPr>
      </w:pPr>
      <w:r>
        <w:rPr>
          <w:rFonts w:hint="eastAsia"/>
        </w:rPr>
        <w:t>参与者：用户</w:t>
      </w:r>
    </w:p>
    <w:p w14:paraId="26721A5C" w14:textId="77777777" w:rsidR="00446B85" w:rsidRDefault="00000000">
      <w:pPr>
        <w:pStyle w:val="af2"/>
        <w:ind w:left="360" w:firstLineChars="0" w:firstLine="0"/>
        <w:rPr>
          <w:rFonts w:hint="eastAsia"/>
        </w:rPr>
      </w:pPr>
      <w:r>
        <w:rPr>
          <w:rFonts w:hint="eastAsia"/>
        </w:rPr>
        <w:t>前置条件：用户已在本系统登录且主题</w:t>
      </w:r>
      <w:proofErr w:type="gramStart"/>
      <w:r>
        <w:rPr>
          <w:rFonts w:hint="eastAsia"/>
        </w:rPr>
        <w:t>帖</w:t>
      </w:r>
      <w:proofErr w:type="gramEnd"/>
      <w:r>
        <w:rPr>
          <w:rFonts w:hint="eastAsia"/>
        </w:rPr>
        <w:t>存在</w:t>
      </w:r>
    </w:p>
    <w:p w14:paraId="0269F8B8" w14:textId="77777777" w:rsidR="00446B85" w:rsidRDefault="00000000">
      <w:pPr>
        <w:pStyle w:val="af2"/>
        <w:ind w:left="360" w:firstLineChars="0" w:firstLine="0"/>
        <w:rPr>
          <w:rFonts w:hint="eastAsia"/>
        </w:rPr>
      </w:pPr>
      <w:r>
        <w:rPr>
          <w:rFonts w:hint="eastAsia"/>
        </w:rPr>
        <w:t>活动图：</w:t>
      </w:r>
    </w:p>
    <w:p w14:paraId="36774E49" w14:textId="77777777" w:rsidR="00446B85" w:rsidRDefault="00000000">
      <w:pPr>
        <w:pStyle w:val="4"/>
        <w:jc w:val="center"/>
        <w:rPr>
          <w:rFonts w:eastAsiaTheme="minorEastAsia" w:hint="eastAsia"/>
          <w:lang w:eastAsia="zh"/>
        </w:rPr>
      </w:pPr>
      <w:r>
        <w:rPr>
          <w:rFonts w:eastAsiaTheme="minorEastAsia" w:hint="eastAsia"/>
          <w:noProof/>
          <w:lang w:eastAsia="zh"/>
        </w:rPr>
        <w:drawing>
          <wp:inline distT="0" distB="0" distL="114300" distR="114300" wp14:anchorId="56DE8311" wp14:editId="3156F4D9">
            <wp:extent cx="1885950" cy="2245360"/>
            <wp:effectExtent l="0" t="0" r="0" b="254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31"/>
                    <a:stretch>
                      <a:fillRect/>
                    </a:stretch>
                  </pic:blipFill>
                  <pic:spPr>
                    <a:xfrm>
                      <a:off x="0" y="0"/>
                      <a:ext cx="1885950" cy="2245360"/>
                    </a:xfrm>
                    <a:prstGeom prst="rect">
                      <a:avLst/>
                    </a:prstGeom>
                  </pic:spPr>
                </pic:pic>
              </a:graphicData>
            </a:graphic>
          </wp:inline>
        </w:drawing>
      </w:r>
    </w:p>
    <w:p w14:paraId="1A031D24" w14:textId="77777777" w:rsidR="00446B85" w:rsidRDefault="00446B85">
      <w:pPr>
        <w:rPr>
          <w:rFonts w:hint="eastAsia"/>
          <w:lang w:eastAsia="zh"/>
        </w:rPr>
      </w:pPr>
    </w:p>
    <w:p w14:paraId="0481B7A9" w14:textId="77777777" w:rsidR="00446B85" w:rsidRDefault="00000000">
      <w:pPr>
        <w:jc w:val="center"/>
        <w:rPr>
          <w:rFonts w:hint="eastAsia"/>
        </w:rPr>
      </w:pPr>
      <w:r>
        <w:t xml:space="preserve">图 </w:t>
      </w:r>
      <w:r>
        <w:rPr>
          <w:rFonts w:hint="eastAsia"/>
        </w:rPr>
        <w:t>1.4.2</w:t>
      </w:r>
      <w:r>
        <w:rPr>
          <w:rFonts w:hint="eastAsia"/>
          <w:lang w:eastAsia="zh"/>
        </w:rPr>
        <w:t>1</w:t>
      </w:r>
      <w:r>
        <w:rPr>
          <w:rFonts w:hint="eastAsia"/>
        </w:rPr>
        <w:t xml:space="preserve"> </w:t>
      </w:r>
      <w:r>
        <w:rPr>
          <w:rFonts w:hint="eastAsia"/>
          <w:lang w:eastAsia="zh"/>
        </w:rPr>
        <w:t>收藏主题</w:t>
      </w:r>
      <w:proofErr w:type="gramStart"/>
      <w:r>
        <w:rPr>
          <w:rFonts w:hint="eastAsia"/>
          <w:lang w:eastAsia="zh"/>
        </w:rPr>
        <w:t>帖</w:t>
      </w:r>
      <w:proofErr w:type="gramEnd"/>
      <w:r>
        <w:rPr>
          <w:rFonts w:hint="eastAsia"/>
        </w:rPr>
        <w:t>活动图</w:t>
      </w:r>
    </w:p>
    <w:p w14:paraId="7F6F901A" w14:textId="77777777" w:rsidR="00446B85" w:rsidRDefault="00000000">
      <w:pPr>
        <w:pStyle w:val="4"/>
        <w:rPr>
          <w:rFonts w:ascii="宋体" w:hAnsi="宋体"/>
          <w:szCs w:val="21"/>
        </w:rPr>
      </w:pPr>
      <w:r>
        <w:rPr>
          <w:rFonts w:ascii="宋体" w:hAnsi="宋体" w:hint="eastAsia"/>
          <w:szCs w:val="21"/>
        </w:rPr>
        <w:t>1</w:t>
      </w:r>
      <w:r>
        <w:rPr>
          <w:rFonts w:ascii="宋体" w:hAnsi="宋体"/>
          <w:szCs w:val="21"/>
        </w:rPr>
        <w:t>.4.2</w:t>
      </w:r>
      <w:r>
        <w:rPr>
          <w:rFonts w:ascii="宋体" w:hAnsi="宋体" w:hint="eastAsia"/>
          <w:szCs w:val="21"/>
          <w:lang w:eastAsia="zh"/>
        </w:rPr>
        <w:t>2</w:t>
      </w:r>
      <w:r>
        <w:rPr>
          <w:rFonts w:ascii="宋体" w:hAnsi="宋体" w:hint="eastAsia"/>
          <w:lang w:eastAsia="zh"/>
        </w:rPr>
        <w:t>取消收藏</w:t>
      </w:r>
    </w:p>
    <w:p w14:paraId="75F8411C" w14:textId="77777777" w:rsidR="00446B85" w:rsidRDefault="00000000">
      <w:pPr>
        <w:pStyle w:val="af2"/>
        <w:ind w:left="360" w:firstLineChars="0" w:firstLine="0"/>
        <w:rPr>
          <w:rFonts w:hint="eastAsia"/>
        </w:rPr>
      </w:pPr>
      <w:r>
        <w:rPr>
          <w:rFonts w:hint="eastAsia"/>
        </w:rPr>
        <w:t>用例名：</w:t>
      </w:r>
      <w:r>
        <w:rPr>
          <w:rFonts w:hint="eastAsia"/>
          <w:lang w:eastAsia="zh"/>
        </w:rPr>
        <w:t>取消收藏</w:t>
      </w:r>
    </w:p>
    <w:p w14:paraId="4FE6BF30" w14:textId="77777777" w:rsidR="00446B85" w:rsidRDefault="00000000">
      <w:pPr>
        <w:pStyle w:val="af2"/>
        <w:ind w:left="360" w:firstLineChars="0" w:firstLine="0"/>
        <w:rPr>
          <w:rFonts w:hint="eastAsia"/>
        </w:rPr>
      </w:pPr>
      <w:r>
        <w:rPr>
          <w:rFonts w:hint="eastAsia"/>
        </w:rPr>
        <w:t>描述：用户</w:t>
      </w:r>
      <w:r>
        <w:rPr>
          <w:rFonts w:hint="eastAsia"/>
          <w:lang w:eastAsia="zh"/>
        </w:rPr>
        <w:t>取消收藏已收藏的主题</w:t>
      </w:r>
      <w:proofErr w:type="gramStart"/>
      <w:r>
        <w:rPr>
          <w:rFonts w:hint="eastAsia"/>
          <w:lang w:eastAsia="zh"/>
        </w:rPr>
        <w:t>帖</w:t>
      </w:r>
      <w:proofErr w:type="gramEnd"/>
    </w:p>
    <w:p w14:paraId="6241838E" w14:textId="77777777" w:rsidR="00446B85" w:rsidRDefault="00000000">
      <w:pPr>
        <w:pStyle w:val="af2"/>
        <w:ind w:left="360" w:firstLineChars="0" w:firstLine="0"/>
        <w:rPr>
          <w:rFonts w:hint="eastAsia"/>
          <w:lang w:eastAsia="zh"/>
        </w:rPr>
      </w:pPr>
      <w:r>
        <w:rPr>
          <w:rFonts w:hint="eastAsia"/>
        </w:rPr>
        <w:t>参与者：</w:t>
      </w:r>
      <w:r>
        <w:rPr>
          <w:rFonts w:hint="eastAsia"/>
          <w:lang w:eastAsia="zh"/>
        </w:rPr>
        <w:t>用户</w:t>
      </w:r>
    </w:p>
    <w:p w14:paraId="0660C6BD" w14:textId="77777777" w:rsidR="00446B85" w:rsidRDefault="00000000">
      <w:pPr>
        <w:pStyle w:val="af2"/>
        <w:ind w:left="360" w:firstLineChars="0" w:firstLine="0"/>
        <w:rPr>
          <w:rFonts w:hint="eastAsia"/>
        </w:rPr>
      </w:pPr>
      <w:r>
        <w:rPr>
          <w:rFonts w:hint="eastAsia"/>
        </w:rPr>
        <w:t>前置条件：用户已在本系统登录且主题</w:t>
      </w:r>
      <w:proofErr w:type="gramStart"/>
      <w:r>
        <w:rPr>
          <w:rFonts w:hint="eastAsia"/>
        </w:rPr>
        <w:t>帖</w:t>
      </w:r>
      <w:proofErr w:type="gramEnd"/>
      <w:r>
        <w:rPr>
          <w:rFonts w:hint="eastAsia"/>
        </w:rPr>
        <w:t>存在</w:t>
      </w:r>
    </w:p>
    <w:p w14:paraId="49B50691" w14:textId="77777777" w:rsidR="00446B85" w:rsidRDefault="00000000">
      <w:pPr>
        <w:pStyle w:val="4"/>
      </w:pPr>
      <w:r>
        <w:rPr>
          <w:rFonts w:hint="eastAsia"/>
        </w:rPr>
        <w:lastRenderedPageBreak/>
        <w:t>活动图：</w:t>
      </w:r>
    </w:p>
    <w:p w14:paraId="40C9D493" w14:textId="77777777" w:rsidR="00446B85" w:rsidRDefault="00000000">
      <w:pPr>
        <w:pStyle w:val="4"/>
        <w:jc w:val="center"/>
        <w:rPr>
          <w:lang w:eastAsia="zh"/>
        </w:rPr>
      </w:pPr>
      <w:r>
        <w:rPr>
          <w:rFonts w:hint="eastAsia"/>
          <w:noProof/>
          <w:lang w:eastAsia="zh"/>
        </w:rPr>
        <w:drawing>
          <wp:inline distT="0" distB="0" distL="114300" distR="114300" wp14:anchorId="6FFC0238" wp14:editId="31EE12EF">
            <wp:extent cx="1536065" cy="2535555"/>
            <wp:effectExtent l="0" t="0" r="6985" b="1714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32"/>
                    <a:stretch>
                      <a:fillRect/>
                    </a:stretch>
                  </pic:blipFill>
                  <pic:spPr>
                    <a:xfrm>
                      <a:off x="0" y="0"/>
                      <a:ext cx="1536065" cy="2535555"/>
                    </a:xfrm>
                    <a:prstGeom prst="rect">
                      <a:avLst/>
                    </a:prstGeom>
                  </pic:spPr>
                </pic:pic>
              </a:graphicData>
            </a:graphic>
          </wp:inline>
        </w:drawing>
      </w:r>
    </w:p>
    <w:p w14:paraId="7848B5D7" w14:textId="77777777" w:rsidR="00446B85" w:rsidRDefault="00000000">
      <w:pPr>
        <w:jc w:val="center"/>
        <w:rPr>
          <w:rFonts w:hint="eastAsia"/>
        </w:rPr>
      </w:pPr>
      <w:r>
        <w:t xml:space="preserve">图 </w:t>
      </w:r>
      <w:r>
        <w:rPr>
          <w:rFonts w:hint="eastAsia"/>
        </w:rPr>
        <w:t>1.4.2</w:t>
      </w:r>
      <w:r>
        <w:rPr>
          <w:rFonts w:hint="eastAsia"/>
          <w:lang w:eastAsia="zh"/>
        </w:rPr>
        <w:t>2</w:t>
      </w:r>
      <w:r>
        <w:rPr>
          <w:rFonts w:hint="eastAsia"/>
        </w:rPr>
        <w:t xml:space="preserve"> </w:t>
      </w:r>
      <w:r>
        <w:rPr>
          <w:rFonts w:hint="eastAsia"/>
          <w:lang w:eastAsia="zh"/>
        </w:rPr>
        <w:t>取消收藏</w:t>
      </w:r>
      <w:r>
        <w:rPr>
          <w:rFonts w:hint="eastAsia"/>
        </w:rPr>
        <w:t>活动图</w:t>
      </w:r>
    </w:p>
    <w:p w14:paraId="5E04F9F9" w14:textId="77777777" w:rsidR="00446B85" w:rsidRDefault="00000000" w:rsidP="00446B85">
      <w:pPr>
        <w:pStyle w:val="4"/>
        <w:jc w:val="center"/>
        <w:rPr>
          <w:rFonts w:hint="eastAsia"/>
          <w:lang w:eastAsia="zh"/>
        </w:rPr>
        <w:pPrChange w:id="83" w:author="^_亚奇_^" w:date="2025-10-21T22:06:00Z">
          <w:pPr>
            <w:jc w:val="center"/>
          </w:pPr>
        </w:pPrChange>
      </w:pPr>
      <w:commentRangeStart w:id="84"/>
      <w:r>
        <w:rPr>
          <w:rFonts w:ascii="宋体" w:hAnsi="宋体" w:hint="eastAsia"/>
          <w:szCs w:val="21"/>
        </w:rPr>
        <w:t>1</w:t>
      </w:r>
      <w:r>
        <w:rPr>
          <w:rFonts w:ascii="宋体" w:hAnsi="宋体"/>
          <w:szCs w:val="21"/>
        </w:rPr>
        <w:t>.4.2</w:t>
      </w:r>
      <w:r>
        <w:rPr>
          <w:rFonts w:ascii="宋体" w:hAnsi="宋体" w:hint="eastAsia"/>
          <w:szCs w:val="21"/>
          <w:lang w:eastAsia="zh"/>
        </w:rPr>
        <w:t>3</w:t>
      </w:r>
      <w:r>
        <w:rPr>
          <w:rFonts w:hint="eastAsia"/>
          <w:lang w:eastAsia="zh"/>
        </w:rPr>
        <w:t>查看收藏</w:t>
      </w:r>
    </w:p>
    <w:p w14:paraId="3A500BF3" w14:textId="77777777" w:rsidR="00446B85" w:rsidRDefault="00000000">
      <w:pPr>
        <w:pStyle w:val="af2"/>
        <w:ind w:left="360" w:firstLineChars="0" w:firstLine="0"/>
        <w:rPr>
          <w:rFonts w:hint="eastAsia"/>
          <w:lang w:eastAsia="zh"/>
        </w:rPr>
      </w:pPr>
      <w:r>
        <w:rPr>
          <w:rFonts w:hint="eastAsia"/>
        </w:rPr>
        <w:t>用例名：</w:t>
      </w:r>
      <w:r>
        <w:rPr>
          <w:rFonts w:hint="eastAsia"/>
          <w:lang w:eastAsia="zh"/>
        </w:rPr>
        <w:t>查看收藏</w:t>
      </w:r>
    </w:p>
    <w:p w14:paraId="756887D9" w14:textId="77777777" w:rsidR="00446B85" w:rsidRDefault="00000000">
      <w:pPr>
        <w:pStyle w:val="af2"/>
        <w:ind w:left="360" w:firstLineChars="0" w:firstLine="0"/>
        <w:rPr>
          <w:rFonts w:hint="eastAsia"/>
          <w:lang w:eastAsia="zh"/>
        </w:rPr>
      </w:pPr>
      <w:r>
        <w:rPr>
          <w:rFonts w:hint="eastAsia"/>
        </w:rPr>
        <w:t>描述：用户</w:t>
      </w:r>
      <w:r>
        <w:rPr>
          <w:rFonts w:hint="eastAsia"/>
          <w:lang w:eastAsia="zh"/>
        </w:rPr>
        <w:t>可以查看收藏过的所有主题</w:t>
      </w:r>
      <w:proofErr w:type="gramStart"/>
      <w:r>
        <w:rPr>
          <w:rFonts w:hint="eastAsia"/>
          <w:lang w:eastAsia="zh"/>
        </w:rPr>
        <w:t>帖</w:t>
      </w:r>
      <w:proofErr w:type="gramEnd"/>
    </w:p>
    <w:p w14:paraId="77299646" w14:textId="77777777" w:rsidR="00446B85" w:rsidRDefault="00000000">
      <w:pPr>
        <w:pStyle w:val="af2"/>
        <w:ind w:left="360" w:firstLineChars="0" w:firstLine="0"/>
        <w:rPr>
          <w:rFonts w:hint="eastAsia"/>
          <w:lang w:eastAsia="zh"/>
        </w:rPr>
      </w:pPr>
      <w:r>
        <w:rPr>
          <w:rFonts w:hint="eastAsia"/>
        </w:rPr>
        <w:t>参与者：</w:t>
      </w:r>
      <w:r>
        <w:rPr>
          <w:rFonts w:hint="eastAsia"/>
          <w:lang w:eastAsia="zh"/>
        </w:rPr>
        <w:t>用户</w:t>
      </w:r>
    </w:p>
    <w:p w14:paraId="6635D15F" w14:textId="77777777" w:rsidR="00446B85" w:rsidRDefault="00000000">
      <w:pPr>
        <w:pStyle w:val="af2"/>
        <w:ind w:left="360" w:firstLineChars="0" w:firstLine="0"/>
        <w:rPr>
          <w:rFonts w:hint="eastAsia"/>
        </w:rPr>
      </w:pPr>
      <w:r>
        <w:rPr>
          <w:rFonts w:hint="eastAsia"/>
        </w:rPr>
        <w:t>前置条件：用户已在本系统登录且主题</w:t>
      </w:r>
      <w:proofErr w:type="gramStart"/>
      <w:r>
        <w:rPr>
          <w:rFonts w:hint="eastAsia"/>
        </w:rPr>
        <w:t>帖</w:t>
      </w:r>
      <w:proofErr w:type="gramEnd"/>
      <w:r>
        <w:rPr>
          <w:rFonts w:hint="eastAsia"/>
        </w:rPr>
        <w:t>存在</w:t>
      </w:r>
    </w:p>
    <w:p w14:paraId="44B66AC7" w14:textId="77777777" w:rsidR="00446B85" w:rsidRDefault="00000000">
      <w:pPr>
        <w:jc w:val="left"/>
        <w:rPr>
          <w:rFonts w:hint="eastAsia"/>
          <w:lang w:eastAsia="zh"/>
        </w:rPr>
      </w:pPr>
      <w:r>
        <w:rPr>
          <w:rFonts w:hint="eastAsia"/>
          <w:lang w:eastAsia="zh"/>
        </w:rPr>
        <w:t>活动图：</w:t>
      </w:r>
    </w:p>
    <w:p w14:paraId="5D09F9C3" w14:textId="77777777" w:rsidR="00446B85" w:rsidRDefault="00000000">
      <w:pPr>
        <w:jc w:val="center"/>
        <w:rPr>
          <w:rFonts w:hint="eastAsia"/>
          <w:lang w:eastAsia="zh"/>
        </w:rPr>
      </w:pPr>
      <w:r>
        <w:rPr>
          <w:rFonts w:hint="eastAsia"/>
          <w:noProof/>
          <w:lang w:eastAsia="zh"/>
        </w:rPr>
        <w:drawing>
          <wp:inline distT="0" distB="0" distL="114300" distR="114300" wp14:anchorId="15592694" wp14:editId="1829C7BF">
            <wp:extent cx="2178685" cy="3028950"/>
            <wp:effectExtent l="0" t="0" r="1206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3"/>
                    <a:stretch>
                      <a:fillRect/>
                    </a:stretch>
                  </pic:blipFill>
                  <pic:spPr>
                    <a:xfrm>
                      <a:off x="0" y="0"/>
                      <a:ext cx="2178685" cy="3028950"/>
                    </a:xfrm>
                    <a:prstGeom prst="rect">
                      <a:avLst/>
                    </a:prstGeom>
                  </pic:spPr>
                </pic:pic>
              </a:graphicData>
            </a:graphic>
          </wp:inline>
        </w:drawing>
      </w:r>
    </w:p>
    <w:p w14:paraId="1D4F84B0" w14:textId="77777777" w:rsidR="00446B85" w:rsidRDefault="00000000">
      <w:pPr>
        <w:jc w:val="center"/>
        <w:rPr>
          <w:rFonts w:hint="eastAsia"/>
        </w:rPr>
      </w:pPr>
      <w:r>
        <w:t xml:space="preserve">图 </w:t>
      </w:r>
      <w:r>
        <w:rPr>
          <w:rFonts w:hint="eastAsia"/>
        </w:rPr>
        <w:t>1.4.2</w:t>
      </w:r>
      <w:r>
        <w:rPr>
          <w:rFonts w:hint="eastAsia"/>
          <w:lang w:eastAsia="zh"/>
        </w:rPr>
        <w:t>3</w:t>
      </w:r>
      <w:r>
        <w:rPr>
          <w:rFonts w:hint="eastAsia"/>
        </w:rPr>
        <w:t xml:space="preserve"> </w:t>
      </w:r>
      <w:r>
        <w:rPr>
          <w:rFonts w:hint="eastAsia"/>
          <w:lang w:eastAsia="zh"/>
        </w:rPr>
        <w:t>查看收藏</w:t>
      </w:r>
      <w:r>
        <w:rPr>
          <w:rFonts w:hint="eastAsia"/>
        </w:rPr>
        <w:t>活动图</w:t>
      </w:r>
      <w:commentRangeEnd w:id="84"/>
      <w:r>
        <w:commentReference w:id="84"/>
      </w:r>
    </w:p>
    <w:p w14:paraId="5C642F68" w14:textId="77777777" w:rsidR="00446B85" w:rsidRDefault="00000000">
      <w:pPr>
        <w:pStyle w:val="4"/>
        <w:rPr>
          <w:rFonts w:ascii="宋体" w:hAnsi="宋体"/>
          <w:szCs w:val="21"/>
        </w:rPr>
      </w:pPr>
      <w:commentRangeStart w:id="87"/>
      <w:r>
        <w:rPr>
          <w:rFonts w:ascii="宋体" w:hAnsi="宋体" w:hint="eastAsia"/>
          <w:szCs w:val="21"/>
        </w:rPr>
        <w:lastRenderedPageBreak/>
        <w:t>1</w:t>
      </w:r>
      <w:r>
        <w:rPr>
          <w:rFonts w:ascii="宋体" w:hAnsi="宋体"/>
          <w:szCs w:val="21"/>
        </w:rPr>
        <w:t>.4.</w:t>
      </w:r>
      <w:r>
        <w:rPr>
          <w:rFonts w:ascii="宋体" w:hAnsi="宋体" w:hint="eastAsia"/>
          <w:szCs w:val="21"/>
          <w:lang w:eastAsia="zh"/>
        </w:rPr>
        <w:t>24加入主题频道</w:t>
      </w:r>
    </w:p>
    <w:p w14:paraId="5F4B9BDE" w14:textId="77777777" w:rsidR="00446B85" w:rsidRDefault="00000000">
      <w:pPr>
        <w:pStyle w:val="af2"/>
        <w:ind w:left="360" w:firstLineChars="0" w:firstLine="0"/>
        <w:rPr>
          <w:rFonts w:hint="eastAsia"/>
        </w:rPr>
      </w:pPr>
      <w:r>
        <w:rPr>
          <w:rFonts w:hint="eastAsia"/>
        </w:rPr>
        <w:t>用例名：</w:t>
      </w:r>
      <w:r>
        <w:rPr>
          <w:rFonts w:hint="eastAsia"/>
          <w:lang w:eastAsia="zh"/>
        </w:rPr>
        <w:t>加入主题频道</w:t>
      </w:r>
    </w:p>
    <w:p w14:paraId="06D28CF4" w14:textId="77777777" w:rsidR="00446B85" w:rsidRDefault="00000000">
      <w:pPr>
        <w:pStyle w:val="af2"/>
        <w:ind w:left="360" w:firstLineChars="0" w:firstLine="0"/>
        <w:rPr>
          <w:rFonts w:hint="eastAsia"/>
          <w:lang w:eastAsia="zh"/>
        </w:rPr>
      </w:pPr>
      <w:r>
        <w:rPr>
          <w:rFonts w:hint="eastAsia"/>
        </w:rPr>
        <w:t>描述：用户</w:t>
      </w:r>
      <w:r>
        <w:rPr>
          <w:rFonts w:hint="eastAsia"/>
          <w:lang w:eastAsia="zh"/>
        </w:rPr>
        <w:t>可以加入任意主题频道</w:t>
      </w:r>
    </w:p>
    <w:p w14:paraId="2CFA99A2" w14:textId="77777777" w:rsidR="00446B85" w:rsidRDefault="00000000">
      <w:pPr>
        <w:pStyle w:val="af2"/>
        <w:ind w:left="360" w:firstLineChars="0" w:firstLine="0"/>
        <w:rPr>
          <w:rFonts w:hint="eastAsia"/>
        </w:rPr>
      </w:pPr>
      <w:r>
        <w:rPr>
          <w:rFonts w:hint="eastAsia"/>
        </w:rPr>
        <w:t>参与者：用户</w:t>
      </w:r>
    </w:p>
    <w:p w14:paraId="688C56D3" w14:textId="77777777" w:rsidR="00446B85" w:rsidRDefault="00000000">
      <w:pPr>
        <w:pStyle w:val="af2"/>
        <w:ind w:left="360" w:firstLineChars="0" w:firstLine="0"/>
        <w:rPr>
          <w:rFonts w:hint="eastAsia"/>
        </w:rPr>
      </w:pPr>
      <w:r>
        <w:rPr>
          <w:rFonts w:hint="eastAsia"/>
        </w:rPr>
        <w:t>前置条件：</w:t>
      </w:r>
      <w:r>
        <w:rPr>
          <w:rFonts w:hint="eastAsia"/>
          <w:lang w:eastAsia="zh"/>
        </w:rPr>
        <w:t>当前主题频道已被创建</w:t>
      </w:r>
    </w:p>
    <w:p w14:paraId="38049DCF" w14:textId="77777777" w:rsidR="00446B85" w:rsidRDefault="00000000">
      <w:pPr>
        <w:pStyle w:val="af2"/>
        <w:ind w:left="360" w:firstLineChars="0" w:firstLine="0"/>
        <w:rPr>
          <w:rFonts w:ascii="宋体" w:eastAsia="宋体" w:hAnsi="宋体" w:cs="宋体"/>
        </w:rPr>
      </w:pPr>
      <w:r>
        <w:rPr>
          <w:rFonts w:hint="eastAsia"/>
        </w:rPr>
        <w:t>活动图</w:t>
      </w:r>
      <w:r>
        <w:rPr>
          <w:rFonts w:ascii="宋体" w:eastAsia="宋体" w:hAnsi="宋体" w:cs="宋体" w:hint="eastAsia"/>
        </w:rPr>
        <w:t>：</w:t>
      </w:r>
    </w:p>
    <w:p w14:paraId="5AA3E6F9" w14:textId="77777777" w:rsidR="00446B85" w:rsidRDefault="00446B85">
      <w:pPr>
        <w:pStyle w:val="af2"/>
        <w:ind w:left="360" w:firstLineChars="0" w:firstLine="0"/>
        <w:jc w:val="center"/>
        <w:rPr>
          <w:rFonts w:hint="eastAsia"/>
          <w:lang w:eastAsia="zh"/>
        </w:rPr>
      </w:pPr>
    </w:p>
    <w:p w14:paraId="4B2A136D" w14:textId="77777777" w:rsidR="00446B85" w:rsidRDefault="00000000">
      <w:pPr>
        <w:pStyle w:val="af2"/>
        <w:ind w:left="360" w:firstLineChars="0" w:firstLine="0"/>
        <w:jc w:val="center"/>
        <w:rPr>
          <w:rFonts w:hint="eastAsia"/>
          <w:lang w:eastAsia="zh"/>
        </w:rPr>
      </w:pPr>
      <w:r>
        <w:rPr>
          <w:rFonts w:hint="eastAsia"/>
          <w:noProof/>
          <w:lang w:eastAsia="zh"/>
        </w:rPr>
        <w:drawing>
          <wp:inline distT="0" distB="0" distL="114300" distR="114300" wp14:anchorId="15E0A4E9" wp14:editId="66232CCC">
            <wp:extent cx="5274310" cy="5321300"/>
            <wp:effectExtent l="0" t="0" r="2540" b="1270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4"/>
                    <a:stretch>
                      <a:fillRect/>
                    </a:stretch>
                  </pic:blipFill>
                  <pic:spPr>
                    <a:xfrm>
                      <a:off x="0" y="0"/>
                      <a:ext cx="5274310" cy="5321300"/>
                    </a:xfrm>
                    <a:prstGeom prst="rect">
                      <a:avLst/>
                    </a:prstGeom>
                  </pic:spPr>
                </pic:pic>
              </a:graphicData>
            </a:graphic>
          </wp:inline>
        </w:drawing>
      </w:r>
    </w:p>
    <w:p w14:paraId="28E2DB4C" w14:textId="77777777" w:rsidR="00446B85" w:rsidRDefault="00000000">
      <w:pPr>
        <w:pStyle w:val="a3"/>
        <w:ind w:left="360"/>
        <w:jc w:val="center"/>
      </w:pPr>
      <w:r>
        <w:t>图</w:t>
      </w:r>
      <w:r>
        <w:t xml:space="preserve"> </w:t>
      </w:r>
      <w:r>
        <w:rPr>
          <w:rFonts w:hint="eastAsia"/>
        </w:rPr>
        <w:t>1.4.</w:t>
      </w:r>
      <w:r>
        <w:rPr>
          <w:rFonts w:hint="eastAsia"/>
          <w:lang w:eastAsia="zh"/>
        </w:rPr>
        <w:t>24</w:t>
      </w:r>
      <w:r>
        <w:rPr>
          <w:rFonts w:hint="eastAsia"/>
        </w:rPr>
        <w:t xml:space="preserve"> </w:t>
      </w:r>
      <w:r>
        <w:rPr>
          <w:rFonts w:hint="eastAsia"/>
          <w:lang w:eastAsia="zh"/>
        </w:rPr>
        <w:t>加入主题频道</w:t>
      </w:r>
      <w:r>
        <w:rPr>
          <w:rFonts w:hint="eastAsia"/>
        </w:rPr>
        <w:t>活动图</w:t>
      </w:r>
    </w:p>
    <w:p w14:paraId="182DBC09" w14:textId="77777777" w:rsidR="00446B85" w:rsidRDefault="00000000">
      <w:pPr>
        <w:pStyle w:val="4"/>
        <w:rPr>
          <w:rFonts w:ascii="宋体" w:hAnsi="宋体"/>
          <w:szCs w:val="21"/>
        </w:rPr>
      </w:pPr>
      <w:r>
        <w:rPr>
          <w:rFonts w:ascii="宋体" w:hAnsi="宋体" w:hint="eastAsia"/>
          <w:szCs w:val="21"/>
        </w:rPr>
        <w:t>1</w:t>
      </w:r>
      <w:r>
        <w:rPr>
          <w:rFonts w:ascii="宋体" w:hAnsi="宋体"/>
          <w:szCs w:val="21"/>
        </w:rPr>
        <w:t>.4.</w:t>
      </w:r>
      <w:r>
        <w:rPr>
          <w:rFonts w:ascii="宋体" w:hAnsi="宋体" w:hint="eastAsia"/>
          <w:szCs w:val="21"/>
          <w:lang w:eastAsia="zh"/>
        </w:rPr>
        <w:t>25退出主题频道</w:t>
      </w:r>
    </w:p>
    <w:p w14:paraId="4C189F56"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t>用例名：</w:t>
      </w:r>
      <w:r>
        <w:rPr>
          <w:rFonts w:ascii="宋体" w:eastAsia="宋体" w:hAnsi="宋体" w:cs="宋体" w:hint="eastAsia"/>
          <w:lang w:eastAsia="zh"/>
        </w:rPr>
        <w:t>退出主题频道</w:t>
      </w:r>
    </w:p>
    <w:p w14:paraId="46C6E51C"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t>描述：</w:t>
      </w:r>
      <w:r>
        <w:rPr>
          <w:rFonts w:ascii="宋体" w:eastAsia="宋体" w:hAnsi="宋体" w:cs="宋体" w:hint="eastAsia"/>
          <w:lang w:eastAsia="zh"/>
        </w:rPr>
        <w:t>主题频道成员可以退出已加入的主题频道</w:t>
      </w:r>
    </w:p>
    <w:p w14:paraId="55775F9C"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t>参与者：用户</w:t>
      </w:r>
    </w:p>
    <w:p w14:paraId="56B6620A"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t>前置条件：</w:t>
      </w:r>
      <w:r>
        <w:rPr>
          <w:rFonts w:ascii="宋体" w:eastAsia="宋体" w:hAnsi="宋体" w:cs="宋体" w:hint="eastAsia"/>
          <w:lang w:eastAsia="zh"/>
        </w:rPr>
        <w:t>该用户为频道成员</w:t>
      </w:r>
    </w:p>
    <w:p w14:paraId="116F5915" w14:textId="77777777" w:rsidR="00446B85" w:rsidRDefault="00000000">
      <w:pPr>
        <w:pStyle w:val="af2"/>
        <w:ind w:left="360" w:firstLineChars="0" w:firstLine="0"/>
        <w:rPr>
          <w:rFonts w:ascii="宋体" w:eastAsia="宋体" w:hAnsi="宋体" w:cs="宋体"/>
        </w:rPr>
      </w:pPr>
      <w:r>
        <w:rPr>
          <w:rFonts w:ascii="宋体" w:eastAsia="宋体" w:hAnsi="宋体" w:cs="宋体" w:hint="eastAsia"/>
        </w:rPr>
        <w:lastRenderedPageBreak/>
        <w:t>活动图：</w:t>
      </w:r>
    </w:p>
    <w:p w14:paraId="4AB9B687" w14:textId="77777777" w:rsidR="00446B85" w:rsidRDefault="00000000">
      <w:pPr>
        <w:rPr>
          <w:rFonts w:hint="eastAsia"/>
          <w:lang w:eastAsia="zh"/>
        </w:rPr>
      </w:pPr>
      <w:r>
        <w:rPr>
          <w:rFonts w:hint="eastAsia"/>
          <w:noProof/>
          <w:lang w:eastAsia="zh"/>
        </w:rPr>
        <w:drawing>
          <wp:inline distT="0" distB="0" distL="114300" distR="114300" wp14:anchorId="6E7A8A1D" wp14:editId="6E116BF9">
            <wp:extent cx="5274310" cy="4442460"/>
            <wp:effectExtent l="0" t="0" r="2540" b="1524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35"/>
                    <a:stretch>
                      <a:fillRect/>
                    </a:stretch>
                  </pic:blipFill>
                  <pic:spPr>
                    <a:xfrm>
                      <a:off x="0" y="0"/>
                      <a:ext cx="5274310" cy="4442460"/>
                    </a:xfrm>
                    <a:prstGeom prst="rect">
                      <a:avLst/>
                    </a:prstGeom>
                  </pic:spPr>
                </pic:pic>
              </a:graphicData>
            </a:graphic>
          </wp:inline>
        </w:drawing>
      </w:r>
    </w:p>
    <w:p w14:paraId="70EF1B7B" w14:textId="77777777" w:rsidR="00446B85" w:rsidRDefault="00446B85">
      <w:pPr>
        <w:jc w:val="center"/>
        <w:rPr>
          <w:rFonts w:hint="eastAsia"/>
        </w:rPr>
      </w:pPr>
    </w:p>
    <w:p w14:paraId="70F1A100" w14:textId="77777777" w:rsidR="00446B85" w:rsidRDefault="00000000">
      <w:pPr>
        <w:pStyle w:val="a3"/>
        <w:jc w:val="center"/>
      </w:pPr>
      <w:r>
        <w:t>图</w:t>
      </w:r>
      <w:r>
        <w:t xml:space="preserve"> </w:t>
      </w:r>
      <w:r>
        <w:rPr>
          <w:rFonts w:hint="eastAsia"/>
        </w:rPr>
        <w:t>1.4.</w:t>
      </w:r>
      <w:r>
        <w:rPr>
          <w:rFonts w:hint="eastAsia"/>
          <w:lang w:eastAsia="zh"/>
        </w:rPr>
        <w:t>25</w:t>
      </w:r>
      <w:r>
        <w:rPr>
          <w:rFonts w:hint="eastAsia"/>
        </w:rPr>
        <w:t xml:space="preserve"> </w:t>
      </w:r>
      <w:r>
        <w:rPr>
          <w:rFonts w:hint="eastAsia"/>
          <w:lang w:eastAsia="zh"/>
        </w:rPr>
        <w:t>退出主题频道</w:t>
      </w:r>
      <w:r>
        <w:rPr>
          <w:rFonts w:hint="eastAsia"/>
        </w:rPr>
        <w:t>活动图</w:t>
      </w:r>
    </w:p>
    <w:p w14:paraId="1EA054B4" w14:textId="77777777" w:rsidR="00446B85" w:rsidRDefault="00000000" w:rsidP="00446B85">
      <w:pPr>
        <w:pStyle w:val="4"/>
        <w:rPr>
          <w:rFonts w:ascii="宋体" w:hAnsi="宋体" w:hint="eastAsia"/>
          <w:szCs w:val="21"/>
          <w:lang w:eastAsia="zh"/>
        </w:rPr>
        <w:pPrChange w:id="88" w:author="朕在‍‍♂️" w:date="2025-10-22T15:13:00Z">
          <w:pPr/>
        </w:pPrChange>
      </w:pPr>
      <w:r>
        <w:rPr>
          <w:rFonts w:ascii="宋体" w:hAnsi="宋体" w:hint="eastAsia"/>
          <w:szCs w:val="21"/>
        </w:rPr>
        <w:t>1</w:t>
      </w:r>
      <w:r>
        <w:rPr>
          <w:rFonts w:ascii="宋体" w:hAnsi="宋体"/>
          <w:szCs w:val="21"/>
        </w:rPr>
        <w:t>.4.</w:t>
      </w:r>
      <w:r>
        <w:rPr>
          <w:rFonts w:ascii="宋体" w:hAnsi="宋体" w:hint="eastAsia"/>
          <w:szCs w:val="21"/>
          <w:lang w:eastAsia="zh"/>
        </w:rPr>
        <w:t>26查看已加入主题频道</w:t>
      </w:r>
    </w:p>
    <w:p w14:paraId="77EC5A83" w14:textId="77777777" w:rsidR="00446B85" w:rsidRDefault="00000000">
      <w:pPr>
        <w:pStyle w:val="af2"/>
        <w:ind w:left="360" w:firstLineChars="0" w:firstLine="0"/>
        <w:rPr>
          <w:rFonts w:hint="eastAsia"/>
        </w:rPr>
      </w:pPr>
      <w:r>
        <w:rPr>
          <w:rFonts w:hint="eastAsia"/>
        </w:rPr>
        <w:t>用例名：</w:t>
      </w:r>
      <w:r>
        <w:rPr>
          <w:rFonts w:hint="eastAsia"/>
          <w:lang w:eastAsia="zh"/>
        </w:rPr>
        <w:t>查看已加入主题频道</w:t>
      </w:r>
    </w:p>
    <w:p w14:paraId="68586D03" w14:textId="77777777" w:rsidR="00446B85" w:rsidRDefault="00000000">
      <w:pPr>
        <w:pStyle w:val="af2"/>
        <w:ind w:left="360" w:firstLineChars="0" w:firstLine="0"/>
        <w:rPr>
          <w:rFonts w:hint="eastAsia"/>
        </w:rPr>
      </w:pPr>
      <w:r>
        <w:rPr>
          <w:rFonts w:hint="eastAsia"/>
        </w:rPr>
        <w:t>描述：</w:t>
      </w:r>
      <w:r>
        <w:rPr>
          <w:rFonts w:hint="eastAsia"/>
          <w:lang w:eastAsia="zh"/>
        </w:rPr>
        <w:t>主题频道成员可以查看已经加入的主题频道</w:t>
      </w:r>
    </w:p>
    <w:p w14:paraId="05E63D58" w14:textId="77777777" w:rsidR="00446B85" w:rsidRDefault="00000000">
      <w:pPr>
        <w:pStyle w:val="af2"/>
        <w:ind w:left="360" w:firstLineChars="0" w:firstLine="0"/>
        <w:rPr>
          <w:rFonts w:hint="eastAsia"/>
        </w:rPr>
      </w:pPr>
      <w:r>
        <w:rPr>
          <w:rFonts w:hint="eastAsia"/>
        </w:rPr>
        <w:t>参与者：用户</w:t>
      </w:r>
    </w:p>
    <w:p w14:paraId="028D33DD" w14:textId="77777777" w:rsidR="00446B85" w:rsidRDefault="00000000">
      <w:pPr>
        <w:pStyle w:val="af2"/>
        <w:ind w:left="360" w:firstLineChars="0" w:firstLine="0"/>
        <w:rPr>
          <w:rFonts w:hint="eastAsia"/>
        </w:rPr>
      </w:pPr>
      <w:r>
        <w:rPr>
          <w:rFonts w:hint="eastAsia"/>
        </w:rPr>
        <w:t>前置条件：</w:t>
      </w:r>
      <w:r>
        <w:rPr>
          <w:rFonts w:hint="eastAsia"/>
          <w:lang w:eastAsia="zh"/>
        </w:rPr>
        <w:t>该用户已经加入了某个主题频道</w:t>
      </w:r>
    </w:p>
    <w:p w14:paraId="768AE6AF" w14:textId="77777777" w:rsidR="00446B85" w:rsidRDefault="00000000">
      <w:pPr>
        <w:pStyle w:val="af2"/>
        <w:ind w:left="360" w:firstLineChars="0" w:firstLine="0"/>
        <w:rPr>
          <w:rFonts w:hint="eastAsia"/>
        </w:rPr>
      </w:pPr>
      <w:r>
        <w:rPr>
          <w:rFonts w:hint="eastAsia"/>
        </w:rPr>
        <w:t>活动图：</w:t>
      </w:r>
    </w:p>
    <w:p w14:paraId="61979826" w14:textId="77777777" w:rsidR="00446B85" w:rsidRDefault="00000000">
      <w:pPr>
        <w:pStyle w:val="af2"/>
        <w:ind w:left="360" w:firstLineChars="0" w:firstLine="0"/>
        <w:rPr>
          <w:rFonts w:ascii="宋体" w:eastAsia="宋体" w:hAnsi="宋体" w:cs="宋体"/>
          <w:lang w:eastAsia="zh"/>
        </w:rPr>
      </w:pPr>
      <w:r>
        <w:rPr>
          <w:rFonts w:ascii="宋体" w:eastAsia="宋体" w:hAnsi="宋体" w:cs="宋体" w:hint="eastAsia"/>
          <w:noProof/>
          <w:lang w:eastAsia="zh"/>
        </w:rPr>
        <w:lastRenderedPageBreak/>
        <w:drawing>
          <wp:inline distT="0" distB="0" distL="114300" distR="114300" wp14:anchorId="2D682FF6" wp14:editId="1104B7A1">
            <wp:extent cx="5273040" cy="4698365"/>
            <wp:effectExtent l="0" t="0" r="3810" b="698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6"/>
                    <a:stretch>
                      <a:fillRect/>
                    </a:stretch>
                  </pic:blipFill>
                  <pic:spPr>
                    <a:xfrm>
                      <a:off x="0" y="0"/>
                      <a:ext cx="5273040" cy="4698365"/>
                    </a:xfrm>
                    <a:prstGeom prst="rect">
                      <a:avLst/>
                    </a:prstGeom>
                  </pic:spPr>
                </pic:pic>
              </a:graphicData>
            </a:graphic>
          </wp:inline>
        </w:drawing>
      </w:r>
    </w:p>
    <w:p w14:paraId="0F9D7172" w14:textId="77777777" w:rsidR="00446B85" w:rsidRDefault="00000000">
      <w:pPr>
        <w:pStyle w:val="a3"/>
        <w:jc w:val="center"/>
      </w:pPr>
      <w:r>
        <w:t>图</w:t>
      </w:r>
      <w:r>
        <w:t xml:space="preserve"> </w:t>
      </w:r>
      <w:r>
        <w:rPr>
          <w:rFonts w:hint="eastAsia"/>
        </w:rPr>
        <w:t>1.4.</w:t>
      </w:r>
      <w:r>
        <w:rPr>
          <w:rFonts w:hint="eastAsia"/>
          <w:lang w:eastAsia="zh"/>
        </w:rPr>
        <w:t>26</w:t>
      </w:r>
      <w:r>
        <w:rPr>
          <w:rFonts w:hint="eastAsia"/>
        </w:rPr>
        <w:t xml:space="preserve"> </w:t>
      </w:r>
      <w:r>
        <w:rPr>
          <w:rFonts w:hint="eastAsia"/>
          <w:lang w:eastAsia="zh"/>
        </w:rPr>
        <w:t>查看已加入主题频道</w:t>
      </w:r>
      <w:r>
        <w:rPr>
          <w:rFonts w:hint="eastAsia"/>
        </w:rPr>
        <w:t>活动图</w:t>
      </w:r>
      <w:commentRangeEnd w:id="87"/>
      <w:r>
        <w:commentReference w:id="87"/>
      </w:r>
    </w:p>
    <w:p w14:paraId="57B8A90B" w14:textId="77777777" w:rsidR="00446B85" w:rsidRDefault="00000000">
      <w:pPr>
        <w:pStyle w:val="2"/>
        <w:rPr>
          <w:rFonts w:hint="eastAsia"/>
        </w:rPr>
      </w:pPr>
      <w:bookmarkStart w:id="90" w:name="_Toc148635500"/>
      <w:r>
        <w:rPr>
          <w:rFonts w:hint="eastAsia"/>
        </w:rPr>
        <w:t>2</w:t>
      </w:r>
      <w:r>
        <w:rPr>
          <w:rFonts w:hint="eastAsia"/>
        </w:rPr>
        <w:t>、性能规定</w:t>
      </w:r>
      <w:bookmarkEnd w:id="90"/>
    </w:p>
    <w:p w14:paraId="6239F864" w14:textId="77777777" w:rsidR="00446B85" w:rsidRDefault="00000000">
      <w:pPr>
        <w:pStyle w:val="3"/>
        <w:rPr>
          <w:rFonts w:hint="eastAsia"/>
        </w:rPr>
      </w:pPr>
      <w:r>
        <w:tab/>
      </w:r>
      <w:bookmarkStart w:id="91" w:name="_Toc148635501"/>
      <w:r>
        <w:t>2.1</w:t>
      </w:r>
      <w:r>
        <w:rPr>
          <w:rFonts w:hint="eastAsia"/>
        </w:rPr>
        <w:t>精度</w:t>
      </w:r>
      <w:bookmarkEnd w:id="91"/>
    </w:p>
    <w:p w14:paraId="64FAF5A8" w14:textId="77777777" w:rsidR="00446B85" w:rsidRDefault="00000000">
      <w:pPr>
        <w:spacing w:line="360" w:lineRule="auto"/>
        <w:ind w:firstLine="420"/>
        <w:rPr>
          <w:rFonts w:ascii="宋体" w:eastAsia="宋体" w:hAnsi="宋体"/>
        </w:rPr>
      </w:pPr>
      <w:r>
        <w:rPr>
          <w:rFonts w:ascii="宋体" w:eastAsia="宋体" w:hAnsi="宋体" w:hint="eastAsia"/>
        </w:rPr>
        <w:t>用户信息、</w:t>
      </w:r>
      <w:r>
        <w:rPr>
          <w:rFonts w:ascii="宋体" w:eastAsia="宋体" w:hAnsi="宋体" w:hint="eastAsia"/>
          <w:lang w:eastAsia="zh"/>
        </w:rPr>
        <w:t>主题频道</w:t>
      </w:r>
      <w:r>
        <w:rPr>
          <w:rFonts w:ascii="宋体" w:eastAsia="宋体" w:hAnsi="宋体" w:hint="eastAsia"/>
        </w:rPr>
        <w:t>信息、主题帖、评论都需要按照符合条件的输入进行保存，否则提示重新输入。</w:t>
      </w:r>
    </w:p>
    <w:p w14:paraId="0AAF2C5D" w14:textId="77777777" w:rsidR="00446B85" w:rsidRDefault="00446B85">
      <w:pPr>
        <w:rPr>
          <w:rFonts w:hint="eastAsia"/>
        </w:rPr>
      </w:pPr>
    </w:p>
    <w:p w14:paraId="7D45A8B3" w14:textId="77777777" w:rsidR="00446B85" w:rsidRDefault="00000000">
      <w:pPr>
        <w:pStyle w:val="3"/>
        <w:rPr>
          <w:rFonts w:hint="eastAsia"/>
        </w:rPr>
      </w:pPr>
      <w:r>
        <w:tab/>
      </w:r>
      <w:bookmarkStart w:id="92" w:name="_Toc148635502"/>
      <w:r>
        <w:t>2.2</w:t>
      </w:r>
      <w:r>
        <w:rPr>
          <w:rFonts w:hint="eastAsia"/>
        </w:rPr>
        <w:t>时间特性要求</w:t>
      </w:r>
      <w:bookmarkEnd w:id="92"/>
    </w:p>
    <w:p w14:paraId="7465CEB7" w14:textId="77777777" w:rsidR="00446B85" w:rsidRDefault="00000000">
      <w:pPr>
        <w:numPr>
          <w:ilvl w:val="0"/>
          <w:numId w:val="2"/>
        </w:numPr>
        <w:spacing w:line="360" w:lineRule="auto"/>
        <w:rPr>
          <w:rFonts w:ascii="宋体" w:eastAsia="宋体" w:hAnsi="宋体"/>
        </w:rPr>
      </w:pPr>
      <w:r>
        <w:rPr>
          <w:rFonts w:ascii="宋体" w:eastAsia="宋体" w:hAnsi="宋体" w:hint="eastAsia"/>
        </w:rPr>
        <w:t>服务器响应时间：小于1.5秒；</w:t>
      </w:r>
    </w:p>
    <w:p w14:paraId="00B82DB5" w14:textId="77777777" w:rsidR="00446B85" w:rsidRDefault="00000000">
      <w:pPr>
        <w:numPr>
          <w:ilvl w:val="0"/>
          <w:numId w:val="2"/>
        </w:numPr>
        <w:spacing w:line="360" w:lineRule="auto"/>
        <w:rPr>
          <w:rFonts w:ascii="宋体" w:eastAsia="宋体" w:hAnsi="宋体"/>
        </w:rPr>
      </w:pPr>
      <w:r>
        <w:rPr>
          <w:rFonts w:ascii="宋体" w:eastAsia="宋体" w:hAnsi="宋体" w:hint="eastAsia"/>
        </w:rPr>
        <w:t>注册信息验证发送时间：小于2秒；</w:t>
      </w:r>
    </w:p>
    <w:p w14:paraId="34BE2989" w14:textId="77777777" w:rsidR="00446B85" w:rsidRDefault="00000000">
      <w:pPr>
        <w:numPr>
          <w:ilvl w:val="0"/>
          <w:numId w:val="2"/>
        </w:numPr>
        <w:spacing w:line="360" w:lineRule="auto"/>
        <w:rPr>
          <w:rFonts w:ascii="宋体" w:eastAsia="宋体" w:hAnsi="宋体"/>
        </w:rPr>
      </w:pPr>
      <w:r>
        <w:rPr>
          <w:rFonts w:ascii="宋体" w:eastAsia="宋体" w:hAnsi="宋体" w:hint="eastAsia"/>
        </w:rPr>
        <w:t>用户信息修改处理时间：小于1秒；</w:t>
      </w:r>
    </w:p>
    <w:p w14:paraId="7E4C29C2" w14:textId="77777777" w:rsidR="00446B85" w:rsidRDefault="00000000">
      <w:pPr>
        <w:numPr>
          <w:ilvl w:val="0"/>
          <w:numId w:val="2"/>
        </w:numPr>
        <w:spacing w:line="360" w:lineRule="auto"/>
        <w:rPr>
          <w:rFonts w:ascii="宋体" w:eastAsia="宋体" w:hAnsi="宋体"/>
        </w:rPr>
      </w:pPr>
      <w:r>
        <w:rPr>
          <w:rFonts w:ascii="宋体" w:eastAsia="宋体" w:hAnsi="宋体" w:hint="eastAsia"/>
        </w:rPr>
        <w:lastRenderedPageBreak/>
        <w:t>账户登</w:t>
      </w:r>
      <w:r>
        <w:rPr>
          <w:rFonts w:ascii="宋体" w:eastAsia="宋体" w:hAnsi="宋体" w:hint="eastAsia"/>
          <w:lang w:eastAsia="zh"/>
        </w:rPr>
        <w:t>录</w:t>
      </w:r>
      <w:r>
        <w:rPr>
          <w:rFonts w:ascii="宋体" w:eastAsia="宋体" w:hAnsi="宋体" w:hint="eastAsia"/>
        </w:rPr>
        <w:t>响应时间：小于1秒；</w:t>
      </w:r>
    </w:p>
    <w:p w14:paraId="4AEAFDA3" w14:textId="77777777" w:rsidR="00446B85" w:rsidRDefault="00000000">
      <w:pPr>
        <w:numPr>
          <w:ilvl w:val="0"/>
          <w:numId w:val="2"/>
        </w:numPr>
        <w:spacing w:line="360" w:lineRule="auto"/>
        <w:rPr>
          <w:rFonts w:ascii="宋体" w:eastAsia="宋体" w:hAnsi="宋体"/>
        </w:rPr>
      </w:pPr>
      <w:r>
        <w:rPr>
          <w:rFonts w:ascii="宋体" w:eastAsia="宋体" w:hAnsi="宋体" w:hint="eastAsia"/>
        </w:rPr>
        <w:t>账户</w:t>
      </w:r>
      <w:r>
        <w:rPr>
          <w:rFonts w:ascii="宋体" w:eastAsia="宋体" w:hAnsi="宋体" w:hint="eastAsia"/>
          <w:lang w:eastAsia="zh"/>
        </w:rPr>
        <w:t>查询</w:t>
      </w:r>
      <w:r>
        <w:rPr>
          <w:rFonts w:ascii="宋体" w:eastAsia="宋体" w:hAnsi="宋体" w:hint="eastAsia"/>
        </w:rPr>
        <w:t>响应时间：小于1秒；</w:t>
      </w:r>
    </w:p>
    <w:p w14:paraId="341125B7" w14:textId="77777777" w:rsidR="00446B85" w:rsidRDefault="00000000">
      <w:pPr>
        <w:numPr>
          <w:ilvl w:val="0"/>
          <w:numId w:val="2"/>
        </w:numPr>
        <w:spacing w:line="360" w:lineRule="auto"/>
        <w:rPr>
          <w:rFonts w:ascii="宋体" w:eastAsia="宋体" w:hAnsi="宋体"/>
        </w:rPr>
      </w:pPr>
      <w:r>
        <w:rPr>
          <w:rFonts w:ascii="宋体" w:eastAsia="宋体" w:hAnsi="宋体" w:hint="eastAsia"/>
        </w:rPr>
        <w:t>账户</w:t>
      </w:r>
      <w:r>
        <w:rPr>
          <w:rFonts w:ascii="宋体" w:eastAsia="宋体" w:hAnsi="宋体" w:hint="eastAsia"/>
          <w:lang w:eastAsia="zh"/>
        </w:rPr>
        <w:t>注销</w:t>
      </w:r>
      <w:r>
        <w:rPr>
          <w:rFonts w:ascii="宋体" w:eastAsia="宋体" w:hAnsi="宋体" w:hint="eastAsia"/>
        </w:rPr>
        <w:t>响应时间：小于1秒；</w:t>
      </w:r>
    </w:p>
    <w:p w14:paraId="10E0AC9C" w14:textId="77777777" w:rsidR="00446B85" w:rsidRDefault="00000000">
      <w:pPr>
        <w:numPr>
          <w:ilvl w:val="0"/>
          <w:numId w:val="2"/>
        </w:numPr>
        <w:spacing w:line="360" w:lineRule="auto"/>
        <w:rPr>
          <w:rFonts w:ascii="宋体" w:eastAsia="宋体" w:hAnsi="宋体"/>
        </w:rPr>
      </w:pPr>
      <w:r>
        <w:rPr>
          <w:rFonts w:ascii="宋体" w:eastAsia="宋体" w:hAnsi="宋体" w:hint="eastAsia"/>
          <w:lang w:eastAsia="zh"/>
        </w:rPr>
        <w:t>主题频道创建</w:t>
      </w:r>
      <w:r>
        <w:rPr>
          <w:rFonts w:ascii="宋体" w:eastAsia="宋体" w:hAnsi="宋体" w:hint="eastAsia"/>
        </w:rPr>
        <w:t>处理时间：小于1秒；</w:t>
      </w:r>
    </w:p>
    <w:p w14:paraId="164A88F5" w14:textId="77777777" w:rsidR="00446B85" w:rsidRDefault="00000000">
      <w:pPr>
        <w:numPr>
          <w:ilvl w:val="0"/>
          <w:numId w:val="2"/>
        </w:numPr>
        <w:spacing w:line="360" w:lineRule="auto"/>
        <w:rPr>
          <w:rFonts w:ascii="宋体" w:eastAsia="宋体" w:hAnsi="宋体"/>
        </w:rPr>
      </w:pPr>
      <w:r>
        <w:rPr>
          <w:rFonts w:ascii="宋体" w:eastAsia="宋体" w:hAnsi="宋体" w:hint="eastAsia"/>
          <w:lang w:eastAsia="zh"/>
        </w:rPr>
        <w:t>频道信息</w:t>
      </w:r>
      <w:r>
        <w:rPr>
          <w:rFonts w:ascii="宋体" w:eastAsia="宋体" w:hAnsi="宋体" w:hint="eastAsia"/>
        </w:rPr>
        <w:t>修改处理时间：小于1秒；</w:t>
      </w:r>
    </w:p>
    <w:p w14:paraId="4474DFE4" w14:textId="77777777" w:rsidR="00446B85" w:rsidRDefault="00000000">
      <w:pPr>
        <w:numPr>
          <w:ilvl w:val="0"/>
          <w:numId w:val="2"/>
        </w:numPr>
        <w:spacing w:line="360" w:lineRule="auto"/>
        <w:rPr>
          <w:rFonts w:ascii="宋体" w:eastAsia="宋体" w:hAnsi="宋体"/>
        </w:rPr>
      </w:pPr>
      <w:r>
        <w:rPr>
          <w:rFonts w:ascii="宋体" w:eastAsia="宋体" w:hAnsi="宋体" w:hint="eastAsia"/>
          <w:lang w:eastAsia="zh"/>
        </w:rPr>
        <w:t>频道</w:t>
      </w:r>
      <w:r>
        <w:rPr>
          <w:rFonts w:ascii="宋体" w:eastAsia="宋体" w:hAnsi="宋体" w:hint="eastAsia"/>
        </w:rPr>
        <w:t>审核</w:t>
      </w:r>
      <w:r>
        <w:rPr>
          <w:rFonts w:ascii="宋体" w:eastAsia="宋体" w:hAnsi="宋体" w:hint="eastAsia"/>
          <w:lang w:eastAsia="zh"/>
        </w:rPr>
        <w:t>请求</w:t>
      </w:r>
      <w:r>
        <w:rPr>
          <w:rFonts w:ascii="宋体" w:eastAsia="宋体" w:hAnsi="宋体" w:hint="eastAsia"/>
        </w:rPr>
        <w:t>处理时间：小于1秒；</w:t>
      </w:r>
    </w:p>
    <w:p w14:paraId="52BE1335" w14:textId="77777777" w:rsidR="00446B85" w:rsidRDefault="00000000">
      <w:pPr>
        <w:numPr>
          <w:ilvl w:val="0"/>
          <w:numId w:val="2"/>
        </w:numPr>
        <w:spacing w:line="360" w:lineRule="auto"/>
        <w:rPr>
          <w:rFonts w:ascii="宋体" w:eastAsia="宋体" w:hAnsi="宋体"/>
        </w:rPr>
      </w:pPr>
      <w:r>
        <w:rPr>
          <w:rFonts w:ascii="宋体" w:eastAsia="宋体" w:hAnsi="宋体" w:hint="eastAsia"/>
          <w:lang w:eastAsia="zh"/>
        </w:rPr>
        <w:t>频道解散</w:t>
      </w:r>
      <w:r>
        <w:rPr>
          <w:rFonts w:ascii="宋体" w:eastAsia="宋体" w:hAnsi="宋体" w:hint="eastAsia"/>
        </w:rPr>
        <w:t>处理时间：小于1秒；</w:t>
      </w:r>
    </w:p>
    <w:p w14:paraId="60F3A8E0" w14:textId="77777777" w:rsidR="00446B85" w:rsidRDefault="00000000">
      <w:pPr>
        <w:numPr>
          <w:ilvl w:val="0"/>
          <w:numId w:val="2"/>
        </w:numPr>
        <w:spacing w:line="360" w:lineRule="auto"/>
        <w:rPr>
          <w:rFonts w:ascii="宋体" w:eastAsia="宋体" w:hAnsi="宋体"/>
        </w:rPr>
      </w:pPr>
      <w:r>
        <w:rPr>
          <w:rFonts w:ascii="宋体" w:eastAsia="宋体" w:hAnsi="宋体" w:hint="eastAsia"/>
          <w:lang w:eastAsia="zh"/>
        </w:rPr>
        <w:t>频道解散提示</w:t>
      </w:r>
      <w:r>
        <w:rPr>
          <w:rFonts w:ascii="宋体" w:eastAsia="宋体" w:hAnsi="宋体" w:hint="eastAsia"/>
        </w:rPr>
        <w:t>信息</w:t>
      </w:r>
      <w:r>
        <w:rPr>
          <w:rFonts w:ascii="宋体" w:eastAsia="宋体" w:hAnsi="宋体" w:hint="eastAsia"/>
          <w:lang w:eastAsia="zh"/>
        </w:rPr>
        <w:t>发布</w:t>
      </w:r>
      <w:r>
        <w:rPr>
          <w:rFonts w:ascii="宋体" w:eastAsia="宋体" w:hAnsi="宋体" w:hint="eastAsia"/>
        </w:rPr>
        <w:t>处理时间：小于1秒；</w:t>
      </w:r>
    </w:p>
    <w:p w14:paraId="4E1C1110" w14:textId="77777777" w:rsidR="00446B85" w:rsidRDefault="00000000">
      <w:pPr>
        <w:numPr>
          <w:ilvl w:val="0"/>
          <w:numId w:val="2"/>
        </w:numPr>
        <w:spacing w:line="360" w:lineRule="auto"/>
        <w:rPr>
          <w:rFonts w:ascii="宋体" w:eastAsia="宋体" w:hAnsi="宋体"/>
        </w:rPr>
      </w:pPr>
      <w:r>
        <w:rPr>
          <w:rFonts w:ascii="宋体" w:eastAsia="宋体" w:hAnsi="宋体" w:hint="eastAsia"/>
          <w:lang w:eastAsia="zh"/>
        </w:rPr>
        <w:t>查看主题频道处理时间小于1秒；</w:t>
      </w:r>
    </w:p>
    <w:p w14:paraId="7EA2844B" w14:textId="77777777" w:rsidR="00446B85" w:rsidRDefault="00000000">
      <w:pPr>
        <w:numPr>
          <w:ilvl w:val="0"/>
          <w:numId w:val="2"/>
        </w:numPr>
        <w:spacing w:line="360" w:lineRule="auto"/>
        <w:rPr>
          <w:rFonts w:ascii="宋体" w:eastAsia="宋体" w:hAnsi="宋体"/>
        </w:rPr>
      </w:pPr>
      <w:r>
        <w:rPr>
          <w:rFonts w:ascii="宋体" w:eastAsia="宋体" w:hAnsi="宋体" w:hint="eastAsia"/>
        </w:rPr>
        <w:t>主题</w:t>
      </w:r>
      <w:proofErr w:type="gramStart"/>
      <w:r>
        <w:rPr>
          <w:rFonts w:ascii="宋体" w:eastAsia="宋体" w:hAnsi="宋体" w:hint="eastAsia"/>
        </w:rPr>
        <w:t>帖</w:t>
      </w:r>
      <w:proofErr w:type="gramEnd"/>
      <w:r>
        <w:rPr>
          <w:rFonts w:ascii="宋体" w:eastAsia="宋体" w:hAnsi="宋体" w:hint="eastAsia"/>
        </w:rPr>
        <w:t>发布处理时间：小于2秒；</w:t>
      </w:r>
    </w:p>
    <w:p w14:paraId="3BBA392B" w14:textId="77777777" w:rsidR="00446B85" w:rsidRDefault="00000000">
      <w:pPr>
        <w:numPr>
          <w:ilvl w:val="0"/>
          <w:numId w:val="2"/>
        </w:numPr>
        <w:spacing w:line="360" w:lineRule="auto"/>
        <w:rPr>
          <w:rFonts w:ascii="宋体" w:eastAsia="宋体" w:hAnsi="宋体"/>
        </w:rPr>
      </w:pPr>
      <w:r>
        <w:rPr>
          <w:rFonts w:ascii="宋体" w:eastAsia="宋体" w:hAnsi="宋体" w:hint="eastAsia"/>
        </w:rPr>
        <w:t>主题</w:t>
      </w:r>
      <w:proofErr w:type="gramStart"/>
      <w:r>
        <w:rPr>
          <w:rFonts w:ascii="宋体" w:eastAsia="宋体" w:hAnsi="宋体" w:hint="eastAsia"/>
        </w:rPr>
        <w:t>帖</w:t>
      </w:r>
      <w:proofErr w:type="gramEnd"/>
      <w:r>
        <w:rPr>
          <w:rFonts w:ascii="宋体" w:eastAsia="宋体" w:hAnsi="宋体" w:hint="eastAsia"/>
        </w:rPr>
        <w:t>删除处理时间：小于1秒；</w:t>
      </w:r>
    </w:p>
    <w:p w14:paraId="722FED47" w14:textId="77777777" w:rsidR="00446B85" w:rsidRDefault="00000000">
      <w:pPr>
        <w:numPr>
          <w:ilvl w:val="0"/>
          <w:numId w:val="2"/>
        </w:numPr>
        <w:spacing w:line="360" w:lineRule="auto"/>
        <w:rPr>
          <w:rFonts w:ascii="宋体" w:eastAsia="宋体" w:hAnsi="宋体"/>
        </w:rPr>
      </w:pPr>
      <w:r>
        <w:rPr>
          <w:rFonts w:ascii="宋体" w:eastAsia="宋体" w:hAnsi="宋体" w:hint="eastAsia"/>
        </w:rPr>
        <w:t>主题</w:t>
      </w:r>
      <w:proofErr w:type="gramStart"/>
      <w:r>
        <w:rPr>
          <w:rFonts w:ascii="宋体" w:eastAsia="宋体" w:hAnsi="宋体" w:hint="eastAsia"/>
        </w:rPr>
        <w:t>帖</w:t>
      </w:r>
      <w:proofErr w:type="gramEnd"/>
      <w:r>
        <w:rPr>
          <w:rFonts w:ascii="宋体" w:eastAsia="宋体" w:hAnsi="宋体" w:hint="eastAsia"/>
        </w:rPr>
        <w:t>审核处理时间：小于一秒；</w:t>
      </w:r>
    </w:p>
    <w:p w14:paraId="33AEA1A6" w14:textId="77777777" w:rsidR="00446B85" w:rsidRDefault="00000000">
      <w:pPr>
        <w:numPr>
          <w:ilvl w:val="0"/>
          <w:numId w:val="2"/>
        </w:numPr>
        <w:spacing w:line="360" w:lineRule="auto"/>
        <w:rPr>
          <w:rFonts w:ascii="宋体" w:eastAsia="宋体" w:hAnsi="宋体"/>
        </w:rPr>
      </w:pPr>
      <w:r>
        <w:rPr>
          <w:rFonts w:ascii="宋体" w:eastAsia="宋体" w:hAnsi="宋体" w:hint="eastAsia"/>
        </w:rPr>
        <w:t>收藏主题</w:t>
      </w:r>
      <w:proofErr w:type="gramStart"/>
      <w:r>
        <w:rPr>
          <w:rFonts w:ascii="宋体" w:eastAsia="宋体" w:hAnsi="宋体" w:hint="eastAsia"/>
        </w:rPr>
        <w:t>帖</w:t>
      </w:r>
      <w:proofErr w:type="gramEnd"/>
      <w:r>
        <w:rPr>
          <w:rFonts w:ascii="宋体" w:eastAsia="宋体" w:hAnsi="宋体" w:hint="eastAsia"/>
        </w:rPr>
        <w:t>处理时间：小于1秒；</w:t>
      </w:r>
    </w:p>
    <w:p w14:paraId="4D7C23A9" w14:textId="77777777" w:rsidR="00446B85" w:rsidRDefault="00000000">
      <w:pPr>
        <w:numPr>
          <w:ilvl w:val="0"/>
          <w:numId w:val="2"/>
        </w:numPr>
        <w:spacing w:line="360" w:lineRule="auto"/>
        <w:rPr>
          <w:rFonts w:ascii="宋体" w:eastAsia="宋体" w:hAnsi="宋体"/>
        </w:rPr>
      </w:pPr>
      <w:r>
        <w:rPr>
          <w:rFonts w:ascii="宋体" w:eastAsia="宋体" w:hAnsi="宋体" w:hint="eastAsia"/>
        </w:rPr>
        <w:t>取消收藏主题</w:t>
      </w:r>
      <w:proofErr w:type="gramStart"/>
      <w:r>
        <w:rPr>
          <w:rFonts w:ascii="宋体" w:eastAsia="宋体" w:hAnsi="宋体" w:hint="eastAsia"/>
        </w:rPr>
        <w:t>帖</w:t>
      </w:r>
      <w:proofErr w:type="gramEnd"/>
      <w:r>
        <w:rPr>
          <w:rFonts w:ascii="宋体" w:eastAsia="宋体" w:hAnsi="宋体" w:hint="eastAsia"/>
        </w:rPr>
        <w:t>处理时间：小于1秒；</w:t>
      </w:r>
    </w:p>
    <w:p w14:paraId="44880762" w14:textId="77777777" w:rsidR="00446B85" w:rsidRDefault="00000000">
      <w:pPr>
        <w:numPr>
          <w:ilvl w:val="0"/>
          <w:numId w:val="2"/>
        </w:numPr>
        <w:spacing w:line="360" w:lineRule="auto"/>
        <w:rPr>
          <w:rFonts w:ascii="宋体" w:eastAsia="宋体" w:hAnsi="宋体"/>
        </w:rPr>
      </w:pPr>
      <w:r>
        <w:rPr>
          <w:rFonts w:ascii="宋体" w:eastAsia="宋体" w:hAnsi="宋体" w:hint="eastAsia"/>
          <w:lang w:eastAsia="zh"/>
        </w:rPr>
        <w:t>查看收藏处理时间：小于1秒；</w:t>
      </w:r>
    </w:p>
    <w:p w14:paraId="2E70F9BD" w14:textId="77777777" w:rsidR="00446B85" w:rsidRDefault="00000000">
      <w:pPr>
        <w:numPr>
          <w:ilvl w:val="0"/>
          <w:numId w:val="2"/>
        </w:numPr>
        <w:spacing w:line="360" w:lineRule="auto"/>
        <w:rPr>
          <w:rFonts w:ascii="宋体" w:eastAsia="宋体" w:hAnsi="宋体"/>
        </w:rPr>
      </w:pPr>
      <w:r>
        <w:rPr>
          <w:rFonts w:ascii="宋体" w:eastAsia="宋体" w:hAnsi="宋体" w:hint="eastAsia"/>
        </w:rPr>
        <w:t>评论发布处理时间：小于1秒；</w:t>
      </w:r>
    </w:p>
    <w:p w14:paraId="3F299E5A" w14:textId="77777777" w:rsidR="00446B85" w:rsidRDefault="00000000">
      <w:pPr>
        <w:numPr>
          <w:ilvl w:val="0"/>
          <w:numId w:val="2"/>
        </w:numPr>
        <w:spacing w:line="360" w:lineRule="auto"/>
        <w:rPr>
          <w:rFonts w:ascii="宋体" w:eastAsia="宋体" w:hAnsi="宋体"/>
        </w:rPr>
      </w:pPr>
      <w:r>
        <w:rPr>
          <w:rFonts w:ascii="宋体" w:eastAsia="宋体" w:hAnsi="宋体" w:hint="eastAsia"/>
        </w:rPr>
        <w:t>评论审核处理时间：小于1秒；</w:t>
      </w:r>
    </w:p>
    <w:p w14:paraId="3AACC29B" w14:textId="77777777" w:rsidR="00446B85" w:rsidRDefault="00000000">
      <w:pPr>
        <w:numPr>
          <w:ilvl w:val="0"/>
          <w:numId w:val="2"/>
        </w:numPr>
        <w:spacing w:line="360" w:lineRule="auto"/>
        <w:rPr>
          <w:rFonts w:ascii="宋体" w:eastAsia="宋体" w:hAnsi="宋体"/>
        </w:rPr>
      </w:pPr>
      <w:r>
        <w:rPr>
          <w:rFonts w:ascii="宋体" w:eastAsia="宋体" w:hAnsi="宋体" w:hint="eastAsia"/>
        </w:rPr>
        <w:t>评论删除处理时间：小于1秒；</w:t>
      </w:r>
    </w:p>
    <w:p w14:paraId="3557D0A4" w14:textId="77777777" w:rsidR="00446B85" w:rsidRDefault="00000000">
      <w:pPr>
        <w:numPr>
          <w:ilvl w:val="0"/>
          <w:numId w:val="2"/>
        </w:numPr>
        <w:spacing w:line="360" w:lineRule="auto"/>
        <w:rPr>
          <w:rFonts w:ascii="宋体" w:eastAsia="宋体" w:hAnsi="宋体"/>
        </w:rPr>
      </w:pPr>
      <w:r>
        <w:rPr>
          <w:rFonts w:ascii="宋体" w:eastAsia="宋体" w:hAnsi="宋体" w:hint="eastAsia"/>
          <w:lang w:eastAsia="zh"/>
        </w:rPr>
        <w:t>查看评论处理时间：小于1秒；</w:t>
      </w:r>
    </w:p>
    <w:p w14:paraId="10B27AF8" w14:textId="77777777" w:rsidR="00446B85" w:rsidRDefault="00000000">
      <w:pPr>
        <w:numPr>
          <w:ilvl w:val="0"/>
          <w:numId w:val="2"/>
        </w:numPr>
        <w:spacing w:line="360" w:lineRule="auto"/>
        <w:rPr>
          <w:rFonts w:ascii="宋体" w:eastAsia="宋体" w:hAnsi="宋体"/>
        </w:rPr>
      </w:pPr>
      <w:r>
        <w:rPr>
          <w:rFonts w:ascii="宋体" w:eastAsia="宋体" w:hAnsi="宋体" w:hint="eastAsia"/>
        </w:rPr>
        <w:t>找回密码响应时间：小于1秒；</w:t>
      </w:r>
    </w:p>
    <w:p w14:paraId="2A243A96" w14:textId="77777777" w:rsidR="00446B85" w:rsidRDefault="00446B85">
      <w:pPr>
        <w:rPr>
          <w:rFonts w:ascii="宋体" w:eastAsia="宋体" w:hAnsi="宋体"/>
        </w:rPr>
      </w:pPr>
    </w:p>
    <w:p w14:paraId="4AE852B3" w14:textId="77777777" w:rsidR="00446B85" w:rsidRDefault="00000000">
      <w:pPr>
        <w:pStyle w:val="3"/>
        <w:rPr>
          <w:rFonts w:hint="eastAsia"/>
        </w:rPr>
      </w:pPr>
      <w:r>
        <w:tab/>
      </w:r>
      <w:bookmarkStart w:id="93" w:name="_Toc148635503"/>
      <w:r>
        <w:t>2.3</w:t>
      </w:r>
      <w:r>
        <w:rPr>
          <w:rFonts w:hint="eastAsia"/>
        </w:rPr>
        <w:t>灵活性</w:t>
      </w:r>
      <w:bookmarkEnd w:id="93"/>
    </w:p>
    <w:p w14:paraId="4DB97E6F" w14:textId="77777777" w:rsidR="00446B85" w:rsidRDefault="00000000">
      <w:pPr>
        <w:numPr>
          <w:ilvl w:val="0"/>
          <w:numId w:val="3"/>
        </w:numPr>
        <w:spacing w:line="360" w:lineRule="auto"/>
        <w:rPr>
          <w:rFonts w:ascii="宋体" w:eastAsia="宋体" w:hAnsi="宋体"/>
        </w:rPr>
      </w:pPr>
      <w:r>
        <w:rPr>
          <w:rFonts w:ascii="宋体" w:eastAsia="宋体" w:hAnsi="宋体" w:hint="eastAsia"/>
        </w:rPr>
        <w:t>操作方式上的变化：可以通过电脑端或手机端的浏览器进行访问；</w:t>
      </w:r>
    </w:p>
    <w:p w14:paraId="60344742" w14:textId="77777777" w:rsidR="00446B85" w:rsidRDefault="00000000">
      <w:pPr>
        <w:numPr>
          <w:ilvl w:val="0"/>
          <w:numId w:val="3"/>
        </w:numPr>
        <w:spacing w:line="360" w:lineRule="auto"/>
        <w:rPr>
          <w:rFonts w:ascii="宋体" w:eastAsia="宋体" w:hAnsi="宋体"/>
        </w:rPr>
      </w:pPr>
      <w:r>
        <w:rPr>
          <w:rFonts w:ascii="宋体" w:eastAsia="宋体" w:hAnsi="宋体" w:hint="eastAsia"/>
        </w:rPr>
        <w:t>运行环境的变化：在IE</w:t>
      </w:r>
      <w:r>
        <w:rPr>
          <w:rFonts w:ascii="宋体" w:eastAsia="宋体" w:hAnsi="宋体"/>
        </w:rPr>
        <w:t xml:space="preserve"> </w:t>
      </w:r>
      <w:r>
        <w:rPr>
          <w:rFonts w:ascii="宋体" w:eastAsia="宋体" w:hAnsi="宋体" w:hint="eastAsia"/>
        </w:rPr>
        <w:t>11、Firefox</w:t>
      </w:r>
      <w:r>
        <w:rPr>
          <w:rFonts w:ascii="宋体" w:eastAsia="宋体" w:hAnsi="宋体"/>
        </w:rPr>
        <w:t xml:space="preserve"> </w:t>
      </w:r>
      <w:r>
        <w:rPr>
          <w:rFonts w:ascii="宋体" w:eastAsia="宋体" w:hAnsi="宋体" w:hint="eastAsia"/>
        </w:rPr>
        <w:t>42、Goo</w:t>
      </w:r>
      <w:r>
        <w:rPr>
          <w:rFonts w:ascii="宋体" w:eastAsia="宋体" w:hAnsi="宋体"/>
        </w:rPr>
        <w:t xml:space="preserve">gle </w:t>
      </w:r>
      <w:r>
        <w:rPr>
          <w:rFonts w:ascii="宋体" w:eastAsia="宋体" w:hAnsi="宋体" w:hint="eastAsia"/>
        </w:rPr>
        <w:t>C</w:t>
      </w:r>
      <w:r>
        <w:rPr>
          <w:rFonts w:ascii="宋体" w:eastAsia="宋体" w:hAnsi="宋体"/>
        </w:rPr>
        <w:t>hrome</w:t>
      </w:r>
      <w:r>
        <w:rPr>
          <w:rFonts w:ascii="宋体" w:eastAsia="宋体" w:hAnsi="宋体" w:hint="eastAsia"/>
        </w:rPr>
        <w:t xml:space="preserve"> 53以上的环境进行访问；</w:t>
      </w:r>
    </w:p>
    <w:p w14:paraId="509E8E23" w14:textId="77777777" w:rsidR="00446B85" w:rsidRDefault="00000000">
      <w:pPr>
        <w:numPr>
          <w:ilvl w:val="0"/>
          <w:numId w:val="3"/>
        </w:numPr>
        <w:spacing w:line="360" w:lineRule="auto"/>
        <w:rPr>
          <w:rFonts w:ascii="宋体" w:eastAsia="宋体" w:hAnsi="宋体"/>
        </w:rPr>
      </w:pPr>
      <w:r>
        <w:rPr>
          <w:rFonts w:ascii="宋体" w:eastAsia="宋体" w:hAnsi="宋体" w:hint="eastAsia"/>
        </w:rPr>
        <w:t>精度和有效时限的变化：精度变化要对系统的影响尽量减小；</w:t>
      </w:r>
    </w:p>
    <w:p w14:paraId="6DBFA26A" w14:textId="77777777" w:rsidR="00446B85" w:rsidRDefault="00000000">
      <w:pPr>
        <w:numPr>
          <w:ilvl w:val="0"/>
          <w:numId w:val="3"/>
        </w:numPr>
        <w:spacing w:line="360" w:lineRule="auto"/>
        <w:rPr>
          <w:rFonts w:ascii="宋体" w:eastAsia="宋体" w:hAnsi="宋体"/>
        </w:rPr>
      </w:pPr>
      <w:r>
        <w:rPr>
          <w:rFonts w:ascii="宋体" w:eastAsia="宋体" w:hAnsi="宋体" w:hint="eastAsia"/>
        </w:rPr>
        <w:t>计划的变化或改进：能够比较容易地根据需求进行改进。</w:t>
      </w:r>
    </w:p>
    <w:p w14:paraId="6BC6A435" w14:textId="77777777" w:rsidR="00446B85" w:rsidRDefault="00446B85">
      <w:pPr>
        <w:rPr>
          <w:rFonts w:hint="eastAsia"/>
        </w:rPr>
      </w:pPr>
    </w:p>
    <w:p w14:paraId="3E966E14" w14:textId="77777777" w:rsidR="00446B85" w:rsidRDefault="00000000">
      <w:pPr>
        <w:pStyle w:val="2"/>
        <w:rPr>
          <w:rFonts w:hint="eastAsia"/>
        </w:rPr>
      </w:pPr>
      <w:bookmarkStart w:id="94" w:name="_Toc148635504"/>
      <w:r>
        <w:rPr>
          <w:rFonts w:hint="eastAsia"/>
        </w:rPr>
        <w:lastRenderedPageBreak/>
        <w:t>3</w:t>
      </w:r>
      <w:r>
        <w:rPr>
          <w:rFonts w:hint="eastAsia"/>
        </w:rPr>
        <w:t>、输入输出要求</w:t>
      </w:r>
      <w:bookmarkEnd w:id="94"/>
    </w:p>
    <w:p w14:paraId="2C09D39A" w14:textId="77777777" w:rsidR="00446B85" w:rsidRDefault="00000000">
      <w:pPr>
        <w:spacing w:line="360" w:lineRule="auto"/>
        <w:ind w:firstLine="420"/>
        <w:rPr>
          <w:rFonts w:ascii="宋体" w:eastAsia="宋体" w:hAnsi="宋体"/>
        </w:rPr>
      </w:pPr>
      <w:r>
        <w:rPr>
          <w:rFonts w:ascii="宋体" w:eastAsia="宋体" w:hAnsi="宋体" w:hint="eastAsia"/>
        </w:rPr>
        <w:t>输入数据基本为：用户账号、用户密码、验证码、</w:t>
      </w:r>
      <w:r>
        <w:rPr>
          <w:rFonts w:ascii="宋体" w:eastAsia="宋体" w:hAnsi="宋体" w:hint="eastAsia"/>
          <w:lang w:eastAsia="zh"/>
        </w:rPr>
        <w:t>主题频道</w:t>
      </w:r>
      <w:r>
        <w:rPr>
          <w:rFonts w:ascii="宋体" w:eastAsia="宋体" w:hAnsi="宋体" w:hint="eastAsia"/>
        </w:rPr>
        <w:t>信息、</w:t>
      </w:r>
      <w:r>
        <w:rPr>
          <w:rFonts w:ascii="宋体" w:eastAsia="宋体" w:hAnsi="宋体" w:hint="eastAsia"/>
          <w:lang w:eastAsia="zh"/>
        </w:rPr>
        <w:t>收藏信息、</w:t>
      </w:r>
      <w:r>
        <w:rPr>
          <w:rFonts w:ascii="宋体" w:eastAsia="宋体" w:hAnsi="宋体" w:hint="eastAsia"/>
        </w:rPr>
        <w:t>主题帖、评论，以上输入均为字符串形式；输出数据基本为</w:t>
      </w:r>
      <w:r>
        <w:rPr>
          <w:rFonts w:ascii="宋体" w:eastAsia="宋体" w:hAnsi="宋体" w:hint="eastAsia"/>
          <w:lang w:eastAsia="zh"/>
        </w:rPr>
        <w:t>主题频道</w:t>
      </w:r>
      <w:r>
        <w:rPr>
          <w:rFonts w:ascii="宋体" w:eastAsia="宋体" w:hAnsi="宋体" w:hint="eastAsia"/>
        </w:rPr>
        <w:t>界面、收藏的</w:t>
      </w:r>
      <w:r>
        <w:rPr>
          <w:rFonts w:ascii="宋体" w:eastAsia="宋体" w:hAnsi="宋体" w:hint="eastAsia"/>
          <w:lang w:eastAsia="zh"/>
        </w:rPr>
        <w:t>主题</w:t>
      </w:r>
      <w:proofErr w:type="gramStart"/>
      <w:r>
        <w:rPr>
          <w:rFonts w:ascii="宋体" w:eastAsia="宋体" w:hAnsi="宋体" w:hint="eastAsia"/>
          <w:lang w:eastAsia="zh"/>
        </w:rPr>
        <w:t>帖</w:t>
      </w:r>
      <w:proofErr w:type="gramEnd"/>
      <w:r>
        <w:rPr>
          <w:rFonts w:ascii="宋体" w:eastAsia="宋体" w:hAnsi="宋体" w:hint="eastAsia"/>
        </w:rPr>
        <w:t>界面、发布的主题帖、发表的评论。</w:t>
      </w:r>
    </w:p>
    <w:p w14:paraId="100788B9" w14:textId="77777777" w:rsidR="00446B85" w:rsidRDefault="00446B85">
      <w:pPr>
        <w:rPr>
          <w:rFonts w:ascii="宋体" w:eastAsia="宋体" w:hAnsi="宋体"/>
        </w:rPr>
      </w:pPr>
    </w:p>
    <w:p w14:paraId="0C14E984" w14:textId="77777777" w:rsidR="00446B85" w:rsidRDefault="00000000">
      <w:pPr>
        <w:pStyle w:val="2"/>
        <w:rPr>
          <w:rFonts w:hint="eastAsia"/>
        </w:rPr>
      </w:pPr>
      <w:bookmarkStart w:id="95" w:name="_Toc148635505"/>
      <w:r>
        <w:rPr>
          <w:rFonts w:hint="eastAsia"/>
        </w:rPr>
        <w:t>4</w:t>
      </w:r>
      <w:r>
        <w:rPr>
          <w:rFonts w:hint="eastAsia"/>
        </w:rPr>
        <w:t>、数据管理能力要求</w:t>
      </w:r>
      <w:bookmarkEnd w:id="95"/>
    </w:p>
    <w:p w14:paraId="194F2B4C" w14:textId="77777777" w:rsidR="00446B85" w:rsidRDefault="00000000">
      <w:pPr>
        <w:spacing w:line="360" w:lineRule="auto"/>
        <w:ind w:firstLine="420"/>
        <w:rPr>
          <w:rFonts w:ascii="宋体" w:eastAsia="宋体" w:hAnsi="宋体"/>
        </w:rPr>
      </w:pPr>
      <w:r>
        <w:rPr>
          <w:rFonts w:ascii="宋体" w:eastAsia="宋体" w:hAnsi="宋体" w:hint="eastAsia"/>
        </w:rPr>
        <w:t>需要管理的记录个数约1万。其中分为多个表和文卷，其大小规模为：500左右。</w:t>
      </w:r>
    </w:p>
    <w:p w14:paraId="0D3CBAE2" w14:textId="77777777" w:rsidR="00446B85" w:rsidRDefault="00446B85">
      <w:pPr>
        <w:rPr>
          <w:rFonts w:ascii="宋体" w:eastAsia="宋体" w:hAnsi="宋体"/>
        </w:rPr>
      </w:pPr>
    </w:p>
    <w:p w14:paraId="6DDA3362" w14:textId="77777777" w:rsidR="00446B85" w:rsidRDefault="00000000">
      <w:pPr>
        <w:pStyle w:val="2"/>
        <w:rPr>
          <w:rFonts w:hint="eastAsia"/>
        </w:rPr>
      </w:pPr>
      <w:bookmarkStart w:id="96" w:name="_Toc148635506"/>
      <w:r>
        <w:rPr>
          <w:rFonts w:hint="eastAsia"/>
        </w:rPr>
        <w:t>5</w:t>
      </w:r>
      <w:r>
        <w:rPr>
          <w:rFonts w:hint="eastAsia"/>
        </w:rPr>
        <w:t>、故障处理要求</w:t>
      </w:r>
      <w:bookmarkEnd w:id="96"/>
    </w:p>
    <w:p w14:paraId="66F23B26" w14:textId="77777777" w:rsidR="00446B85" w:rsidRDefault="00000000">
      <w:pPr>
        <w:spacing w:line="360" w:lineRule="auto"/>
        <w:ind w:firstLine="420"/>
        <w:rPr>
          <w:rFonts w:ascii="宋体" w:eastAsia="宋体" w:hAnsi="宋体"/>
        </w:rPr>
      </w:pPr>
      <w:r>
        <w:rPr>
          <w:rFonts w:ascii="宋体" w:eastAsia="宋体" w:hAnsi="宋体" w:hint="eastAsia"/>
        </w:rPr>
        <w:t>发生错误时保证数据完整，对于数据库发生故障时要能够及时解决故障，恢复数据，以保证数据的一致性和完整性。</w:t>
      </w:r>
    </w:p>
    <w:p w14:paraId="75D40714" w14:textId="77777777" w:rsidR="00446B85" w:rsidRDefault="00446B85">
      <w:pPr>
        <w:rPr>
          <w:rFonts w:hint="eastAsia"/>
        </w:rPr>
      </w:pPr>
    </w:p>
    <w:p w14:paraId="62208825" w14:textId="77777777" w:rsidR="00446B85" w:rsidRDefault="00000000">
      <w:pPr>
        <w:pStyle w:val="2"/>
        <w:rPr>
          <w:rFonts w:hint="eastAsia"/>
        </w:rPr>
      </w:pPr>
      <w:bookmarkStart w:id="97" w:name="_Toc148635507"/>
      <w:r>
        <w:rPr>
          <w:rFonts w:hint="eastAsia"/>
        </w:rPr>
        <w:t>6</w:t>
      </w:r>
      <w:r>
        <w:rPr>
          <w:rFonts w:hint="eastAsia"/>
        </w:rPr>
        <w:t>、其他专门要求</w:t>
      </w:r>
      <w:bookmarkEnd w:id="97"/>
    </w:p>
    <w:p w14:paraId="1513D347" w14:textId="77777777" w:rsidR="00446B85" w:rsidRDefault="00000000">
      <w:pPr>
        <w:ind w:firstLineChars="200" w:firstLine="420"/>
        <w:rPr>
          <w:rFonts w:ascii="宋体" w:eastAsia="宋体" w:hAnsi="宋体"/>
        </w:rPr>
      </w:pPr>
      <w:r>
        <w:rPr>
          <w:rFonts w:ascii="宋体" w:eastAsia="宋体" w:hAnsi="宋体" w:hint="eastAsia"/>
        </w:rPr>
        <w:t>无其他专门要求。</w:t>
      </w:r>
    </w:p>
    <w:sectPr w:rsidR="00446B85">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毛毛妈" w:date="2025-10-21T09:03:00Z" w:initials="chy">
    <w:p w14:paraId="27A85BD4" w14:textId="77777777" w:rsidR="00446B85" w:rsidRDefault="00000000">
      <w:pPr>
        <w:pStyle w:val="a4"/>
        <w:rPr>
          <w:rFonts w:hint="eastAsia"/>
        </w:rPr>
      </w:pPr>
      <w:r>
        <w:rPr>
          <w:rFonts w:hint="eastAsia"/>
        </w:rPr>
        <w:t>不要把查询的功能定义得太狭窄了，查询Query包含所有跟查有关的功能，查看，搜索，浏览。。。都在这里了</w:t>
      </w:r>
    </w:p>
  </w:comment>
  <w:comment w:id="16" w:author="神镐人 项目灭迹人 若叶睦" w:date="2025-10-22T20:11:00Z" w:initials="">
    <w:p w14:paraId="7AC30183" w14:textId="77777777" w:rsidR="00446B85" w:rsidRDefault="00000000">
      <w:pPr>
        <w:pStyle w:val="a4"/>
        <w:rPr>
          <w:rFonts w:hint="eastAsia"/>
          <w:lang w:eastAsia="zh"/>
        </w:rPr>
      </w:pPr>
      <w:bookmarkStart w:id="17" w:name="_T2165153163_928092772"/>
      <w:r>
        <w:rPr>
          <w:rFonts w:hint="eastAsia"/>
          <w:lang w:eastAsia="zh"/>
        </w:rPr>
        <w:t>添加了查看，搜索，浏览的说明</w:t>
      </w:r>
    </w:p>
    <w:bookmarkStart w:id="18" w:name="_T3238895736_928092772"/>
    <w:bookmarkEnd w:id="17"/>
    <w:bookmarkEnd w:id="18"/>
  </w:comment>
  <w:comment w:id="19" w:author="神镐人 项目灭迹人 若叶睦" w:date="2025-10-22T20:24:00Z" w:initials="">
    <w:p w14:paraId="351B0788" w14:textId="77777777" w:rsidR="00446B85" w:rsidRDefault="00000000">
      <w:pPr>
        <w:pStyle w:val="a4"/>
        <w:rPr>
          <w:rFonts w:hint="eastAsia"/>
          <w:lang w:eastAsia="zh"/>
        </w:rPr>
      </w:pPr>
      <w:bookmarkStart w:id="20" w:name="_T3238895736_928092772"/>
      <w:r>
        <w:rPr>
          <w:rFonts w:hint="eastAsia"/>
          <w:lang w:eastAsia="zh"/>
        </w:rPr>
        <w:t>修改了说明</w:t>
      </w:r>
    </w:p>
    <w:bookmarkEnd w:id="20"/>
  </w:comment>
  <w:comment w:id="21" w:author="毛毛妈" w:date="2025-10-21T08:59:00Z" w:initials="chy">
    <w:p w14:paraId="352B4DEB" w14:textId="77777777" w:rsidR="00446B85" w:rsidRDefault="00000000">
      <w:pPr>
        <w:pStyle w:val="a4"/>
        <w:rPr>
          <w:rFonts w:hint="eastAsia"/>
        </w:rPr>
      </w:pPr>
      <w:r>
        <w:rPr>
          <w:rFonts w:hint="eastAsia"/>
        </w:rPr>
        <w:t>具体怎么改，验证方式还是要交待一下</w:t>
      </w:r>
    </w:p>
  </w:comment>
  <w:comment w:id="22" w:author="神镐人 项目灭迹人 若叶睦" w:date="2025-10-22T20:07:00Z" w:initials="">
    <w:p w14:paraId="419ED6BE" w14:textId="77777777" w:rsidR="00446B85" w:rsidRDefault="00000000">
      <w:pPr>
        <w:pStyle w:val="a4"/>
        <w:rPr>
          <w:rFonts w:hint="eastAsia"/>
          <w:lang w:eastAsia="zh"/>
        </w:rPr>
      </w:pPr>
      <w:bookmarkStart w:id="23" w:name="_T3238894733_928092772"/>
      <w:r>
        <w:rPr>
          <w:rFonts w:hint="eastAsia"/>
          <w:lang w:eastAsia="zh"/>
        </w:rPr>
        <w:t>系统给用户手机号发送验证码，比对用户输入的验证码与系统所发送的验证码。</w:t>
      </w:r>
    </w:p>
    <w:bookmarkEnd w:id="23"/>
  </w:comment>
  <w:comment w:id="24" w:author="毛毛妈" w:date="2025-10-21T09:08:00Z" w:initials="chy">
    <w:p w14:paraId="37575BBE" w14:textId="77777777" w:rsidR="00446B85" w:rsidRDefault="00000000">
      <w:pPr>
        <w:pStyle w:val="a4"/>
        <w:rPr>
          <w:rFonts w:hint="eastAsia"/>
        </w:rPr>
      </w:pPr>
      <w:r>
        <w:rPr>
          <w:rFonts w:hint="eastAsia"/>
        </w:rPr>
        <w:t>无论哪个模块，查看是必须要求有的，不然怎么显示出来呢？没有“自动”显示哟</w:t>
      </w:r>
    </w:p>
  </w:comment>
  <w:comment w:id="25" w:author="神镐人 项目灭迹人 若叶睦" w:date="2025-10-22T20:13:00Z" w:initials="">
    <w:p w14:paraId="176B5998" w14:textId="77777777" w:rsidR="00446B85" w:rsidRDefault="00000000">
      <w:pPr>
        <w:pStyle w:val="a4"/>
        <w:rPr>
          <w:rFonts w:hint="eastAsia"/>
          <w:lang w:eastAsia="zh"/>
        </w:rPr>
      </w:pPr>
      <w:bookmarkStart w:id="26" w:name="_T2702024155_928092772"/>
      <w:r>
        <w:rPr>
          <w:rFonts w:hint="eastAsia"/>
          <w:lang w:eastAsia="zh"/>
        </w:rPr>
        <w:t>确实</w:t>
      </w:r>
    </w:p>
    <w:bookmarkEnd w:id="26"/>
  </w:comment>
  <w:comment w:id="35" w:author="毛毛妈" w:date="2025-10-21T09:01:00Z" w:initials="chy">
    <w:p w14:paraId="2F66AB73" w14:textId="77777777" w:rsidR="00EB2EA2" w:rsidRDefault="00EB2EA2" w:rsidP="00EB2EA2">
      <w:pPr>
        <w:pStyle w:val="a4"/>
        <w:rPr>
          <w:rFonts w:hint="eastAsia"/>
        </w:rPr>
      </w:pPr>
      <w:r>
        <w:rPr>
          <w:rFonts w:hint="eastAsia"/>
        </w:rPr>
        <w:t>加入和退出，相当于加入和退出一个群？</w:t>
      </w:r>
    </w:p>
    <w:p w14:paraId="10CC19A5" w14:textId="77777777" w:rsidR="00EB2EA2" w:rsidRDefault="00EB2EA2" w:rsidP="00EB2EA2">
      <w:pPr>
        <w:pStyle w:val="a4"/>
        <w:rPr>
          <w:rFonts w:hint="eastAsia"/>
        </w:rPr>
      </w:pPr>
      <w:r>
        <w:rPr>
          <w:rFonts w:hint="eastAsia"/>
        </w:rPr>
        <w:t>想一下，加入和退出在系统里留下的结果是什么？产生了什么新数据？删除了什么数据？是主题信息？还是别的？是什么？</w:t>
      </w:r>
    </w:p>
    <w:p w14:paraId="010091A2" w14:textId="77777777" w:rsidR="00EB2EA2" w:rsidRDefault="00EB2EA2" w:rsidP="00EB2EA2">
      <w:pPr>
        <w:pStyle w:val="a4"/>
        <w:rPr>
          <w:rFonts w:hint="eastAsia"/>
        </w:rPr>
      </w:pPr>
      <w:r>
        <w:rPr>
          <w:rFonts w:hint="eastAsia"/>
        </w:rPr>
        <w:t>参考模板讲的志愿活动管理，主题相当于志愿活动，加入退出主题，相当于报名/取消报名，是不是？对照着体会一下。</w:t>
      </w:r>
    </w:p>
    <w:p w14:paraId="0DDF9A4B" w14:textId="77777777" w:rsidR="00EB2EA2" w:rsidRDefault="00EB2EA2" w:rsidP="00EB2EA2">
      <w:pPr>
        <w:pStyle w:val="a4"/>
        <w:rPr>
          <w:rFonts w:hint="eastAsia"/>
        </w:rPr>
      </w:pPr>
    </w:p>
  </w:comment>
  <w:comment w:id="36" w:author="神镐人 项目灭迹人 若叶睦" w:date="2025-10-22T20:15:00Z" w:initials="">
    <w:p w14:paraId="562EE9B1" w14:textId="77777777" w:rsidR="00EB2EA2" w:rsidRDefault="00EB2EA2" w:rsidP="00EB2EA2">
      <w:pPr>
        <w:pStyle w:val="a4"/>
        <w:rPr>
          <w:rFonts w:hint="eastAsia"/>
          <w:lang w:eastAsia="zh"/>
        </w:rPr>
      </w:pPr>
      <w:r>
        <w:rPr>
          <w:rFonts w:hint="eastAsia"/>
          <w:lang w:eastAsia="zh"/>
        </w:rPr>
        <w:t>将加入频道独立成一个模块</w:t>
      </w:r>
    </w:p>
  </w:comment>
  <w:comment w:id="47" w:author="毛毛妈" w:date="2025-10-21T09:09:00Z" w:initials="chy">
    <w:p w14:paraId="0209092F" w14:textId="77777777" w:rsidR="00446B85" w:rsidRDefault="00000000">
      <w:pPr>
        <w:pStyle w:val="a4"/>
        <w:rPr>
          <w:rFonts w:hint="eastAsia"/>
        </w:rPr>
      </w:pPr>
      <w:r>
        <w:rPr>
          <w:rFonts w:hint="eastAsia"/>
        </w:rPr>
        <w:t>查看</w:t>
      </w:r>
    </w:p>
  </w:comment>
  <w:comment w:id="48" w:author="神镐人 项目灭迹人 若叶睦" w:date="2025-10-22T20:22:00Z" w:initials="">
    <w:p w14:paraId="457DCD2F" w14:textId="77777777" w:rsidR="00446B85" w:rsidRDefault="00000000">
      <w:pPr>
        <w:pStyle w:val="a4"/>
        <w:rPr>
          <w:rFonts w:hint="eastAsia"/>
          <w:lang w:eastAsia="zh"/>
        </w:rPr>
      </w:pPr>
      <w:bookmarkStart w:id="49" w:name="_T3775766511_928092772"/>
      <w:r>
        <w:rPr>
          <w:rFonts w:hint="eastAsia"/>
          <w:lang w:eastAsia="zh"/>
        </w:rPr>
        <w:t>补充</w:t>
      </w:r>
    </w:p>
    <w:bookmarkEnd w:id="49"/>
  </w:comment>
  <w:comment w:id="57" w:author="毛毛妈" w:date="2025-10-21T09:01:00Z" w:initials="chy">
    <w:p w14:paraId="2726A0AD" w14:textId="77777777" w:rsidR="00446B85" w:rsidRDefault="00000000">
      <w:pPr>
        <w:pStyle w:val="a4"/>
        <w:rPr>
          <w:rFonts w:hint="eastAsia"/>
        </w:rPr>
      </w:pPr>
      <w:r>
        <w:rPr>
          <w:rFonts w:hint="eastAsia"/>
        </w:rPr>
        <w:t>加入和退出，相当于加入和退出一个群？</w:t>
      </w:r>
    </w:p>
    <w:p w14:paraId="193B7B28" w14:textId="77777777" w:rsidR="00446B85" w:rsidRDefault="00000000">
      <w:pPr>
        <w:pStyle w:val="a4"/>
        <w:rPr>
          <w:rFonts w:hint="eastAsia"/>
        </w:rPr>
      </w:pPr>
      <w:r>
        <w:rPr>
          <w:rFonts w:hint="eastAsia"/>
        </w:rPr>
        <w:t>想一下，加入和退出在系统里留下的结果是什么？产生了什么新数据？删除了什么数据？是主题信息？还是别的？是什么？</w:t>
      </w:r>
    </w:p>
    <w:p w14:paraId="0867946F" w14:textId="77777777" w:rsidR="00446B85" w:rsidRDefault="00000000">
      <w:pPr>
        <w:pStyle w:val="a4"/>
        <w:rPr>
          <w:rFonts w:hint="eastAsia"/>
        </w:rPr>
      </w:pPr>
      <w:r>
        <w:rPr>
          <w:rFonts w:hint="eastAsia"/>
        </w:rPr>
        <w:t>参考模板讲的志愿活动管理，主题相当于志愿活动，加入退出主题，相当于报名/取消报名，是不是？对照着体会一下。</w:t>
      </w:r>
    </w:p>
    <w:p w14:paraId="715C0D49" w14:textId="77777777" w:rsidR="00446B85" w:rsidRDefault="00446B85">
      <w:pPr>
        <w:pStyle w:val="a4"/>
        <w:rPr>
          <w:rFonts w:hint="eastAsia"/>
        </w:rPr>
      </w:pPr>
    </w:p>
  </w:comment>
  <w:comment w:id="58" w:author="神镐人 项目灭迹人 若叶睦" w:date="2025-10-22T20:15:00Z" w:initials="">
    <w:p w14:paraId="5EA55CC2" w14:textId="77777777" w:rsidR="00446B85" w:rsidRDefault="00000000">
      <w:pPr>
        <w:pStyle w:val="a4"/>
        <w:rPr>
          <w:rFonts w:hint="eastAsia"/>
          <w:lang w:eastAsia="zh"/>
        </w:rPr>
      </w:pPr>
      <w:bookmarkStart w:id="65" w:name="_T3775766106_928092772"/>
      <w:r>
        <w:rPr>
          <w:rFonts w:hint="eastAsia"/>
          <w:lang w:eastAsia="zh"/>
        </w:rPr>
        <w:t>将加入频道独立成一个模块</w:t>
      </w:r>
    </w:p>
    <w:bookmarkEnd w:id="65"/>
  </w:comment>
  <w:comment w:id="72" w:author="毛毛妈" w:date="2025-10-21T09:11:00Z" w:initials="chy">
    <w:p w14:paraId="6252639D" w14:textId="77777777" w:rsidR="00446B85" w:rsidRDefault="00000000">
      <w:pPr>
        <w:pStyle w:val="a4"/>
        <w:rPr>
          <w:rFonts w:hint="eastAsia"/>
        </w:rPr>
      </w:pPr>
      <w:r>
        <w:rPr>
          <w:rFonts w:hint="eastAsia"/>
        </w:rPr>
        <w:t>根据修改后的需求重画用例图，补充活动图</w:t>
      </w:r>
    </w:p>
  </w:comment>
  <w:comment w:id="73" w:author="神镐人 项目灭迹人 若叶睦" w:date="2025-10-22T20:05:00Z" w:initials="">
    <w:p w14:paraId="26BEA8E4" w14:textId="77777777" w:rsidR="00446B85" w:rsidRDefault="00000000">
      <w:pPr>
        <w:pStyle w:val="a4"/>
        <w:rPr>
          <w:rFonts w:hint="eastAsia"/>
          <w:lang w:eastAsia="zh"/>
        </w:rPr>
      </w:pPr>
      <w:bookmarkStart w:id="74" w:name="_T3238894622_928092772"/>
      <w:r>
        <w:rPr>
          <w:rFonts w:hint="eastAsia"/>
          <w:lang w:eastAsia="zh"/>
        </w:rPr>
        <w:t>添加了加入主题频道管理模块，补齐了查看用例。</w:t>
      </w:r>
    </w:p>
    <w:bookmarkStart w:id="75" w:name="_T2165153692_928092772"/>
    <w:bookmarkEnd w:id="74"/>
    <w:bookmarkEnd w:id="75"/>
  </w:comment>
  <w:comment w:id="77" w:author="神镐人 项目灭迹人 若叶睦" w:date="2025-10-22T20:20:00Z" w:initials="">
    <w:p w14:paraId="03ABB013" w14:textId="77777777" w:rsidR="00446B85" w:rsidRDefault="00000000">
      <w:pPr>
        <w:pStyle w:val="a4"/>
        <w:rPr>
          <w:rFonts w:hint="eastAsia"/>
          <w:lang w:eastAsia="zh"/>
        </w:rPr>
      </w:pPr>
      <w:bookmarkStart w:id="78" w:name="_T2165153692_928092772"/>
      <w:r>
        <w:rPr>
          <w:rFonts w:hint="eastAsia"/>
          <w:lang w:eastAsia="zh"/>
        </w:rPr>
        <w:t>补充</w:t>
      </w:r>
    </w:p>
    <w:bookmarkStart w:id="79" w:name="_T2165153582_928092772"/>
    <w:bookmarkEnd w:id="78"/>
    <w:bookmarkEnd w:id="79"/>
  </w:comment>
  <w:comment w:id="80" w:author="神镐人 项目灭迹人 若叶睦" w:date="2025-10-22T20:18:00Z" w:initials="">
    <w:p w14:paraId="6D8A775D" w14:textId="77777777" w:rsidR="00446B85" w:rsidRDefault="00000000">
      <w:pPr>
        <w:pStyle w:val="a4"/>
        <w:rPr>
          <w:rFonts w:hint="eastAsia"/>
          <w:lang w:eastAsia="zh"/>
        </w:rPr>
      </w:pPr>
      <w:bookmarkStart w:id="81" w:name="_T2165153582_928092772"/>
      <w:r>
        <w:rPr>
          <w:rFonts w:hint="eastAsia"/>
          <w:lang w:eastAsia="zh"/>
        </w:rPr>
        <w:t>补充</w:t>
      </w:r>
    </w:p>
    <w:bookmarkStart w:id="82" w:name="_T2702024474_928092772"/>
    <w:bookmarkEnd w:id="81"/>
    <w:bookmarkEnd w:id="82"/>
  </w:comment>
  <w:comment w:id="84" w:author="神镐人 项目灭迹人 若叶睦" w:date="2025-10-22T20:18:00Z" w:initials="">
    <w:p w14:paraId="63F2BD7D" w14:textId="77777777" w:rsidR="00446B85" w:rsidRDefault="00000000">
      <w:pPr>
        <w:pStyle w:val="a4"/>
        <w:rPr>
          <w:rFonts w:hint="eastAsia"/>
          <w:lang w:eastAsia="zh"/>
        </w:rPr>
      </w:pPr>
      <w:bookmarkStart w:id="85" w:name="_T2702024474_928092772"/>
      <w:r>
        <w:rPr>
          <w:rFonts w:hint="eastAsia"/>
          <w:lang w:eastAsia="zh"/>
        </w:rPr>
        <w:t>补充查看</w:t>
      </w:r>
    </w:p>
    <w:bookmarkStart w:id="86" w:name="_T2165153539_928092772"/>
    <w:bookmarkEnd w:id="85"/>
    <w:bookmarkEnd w:id="86"/>
  </w:comment>
  <w:comment w:id="87" w:author="神镐人 项目灭迹人 若叶睦" w:date="2025-10-22T20:18:00Z" w:initials="">
    <w:p w14:paraId="4560B0FF" w14:textId="77777777" w:rsidR="00446B85" w:rsidRDefault="00000000">
      <w:pPr>
        <w:pStyle w:val="a4"/>
        <w:rPr>
          <w:rFonts w:hint="eastAsia"/>
          <w:lang w:eastAsia="zh"/>
        </w:rPr>
      </w:pPr>
      <w:bookmarkStart w:id="89" w:name="_T2165153539_928092772"/>
      <w:r>
        <w:rPr>
          <w:rFonts w:hint="eastAsia"/>
          <w:lang w:eastAsia="zh"/>
        </w:rPr>
        <w:t>添加模块</w:t>
      </w:r>
      <w:bookmarkEnd w:id="89"/>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A85BD4" w15:done="1"/>
  <w15:commentEx w15:paraId="7AC30183" w15:done="1"/>
  <w15:commentEx w15:paraId="351B0788" w15:done="0"/>
  <w15:commentEx w15:paraId="352B4DEB" w15:done="1"/>
  <w15:commentEx w15:paraId="419ED6BE" w15:done="1"/>
  <w15:commentEx w15:paraId="37575BBE" w15:done="1"/>
  <w15:commentEx w15:paraId="176B5998" w15:done="1"/>
  <w15:commentEx w15:paraId="0DDF9A4B" w15:done="1"/>
  <w15:commentEx w15:paraId="562EE9B1" w15:done="1"/>
  <w15:commentEx w15:paraId="0209092F" w15:done="1"/>
  <w15:commentEx w15:paraId="457DCD2F" w15:done="0"/>
  <w15:commentEx w15:paraId="715C0D49" w15:done="1"/>
  <w15:commentEx w15:paraId="5EA55CC2" w15:done="1"/>
  <w15:commentEx w15:paraId="6252639D" w15:done="1"/>
  <w15:commentEx w15:paraId="26BEA8E4" w15:done="1"/>
  <w15:commentEx w15:paraId="03ABB013" w15:done="0"/>
  <w15:commentEx w15:paraId="6D8A775D" w15:done="0"/>
  <w15:commentEx w15:paraId="63F2BD7D" w15:done="0"/>
  <w15:commentEx w15:paraId="4560B0F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A85BD4" w16cid:durableId="27A85BD4"/>
  <w16cid:commentId w16cid:paraId="7AC30183" w16cid:durableId="7AC30183"/>
  <w16cid:commentId w16cid:paraId="351B0788" w16cid:durableId="351B0788"/>
  <w16cid:commentId w16cid:paraId="352B4DEB" w16cid:durableId="352B4DEB"/>
  <w16cid:commentId w16cid:paraId="419ED6BE" w16cid:durableId="419ED6BE"/>
  <w16cid:commentId w16cid:paraId="37575BBE" w16cid:durableId="37575BBE"/>
  <w16cid:commentId w16cid:paraId="176B5998" w16cid:durableId="176B5998"/>
  <w16cid:commentId w16cid:paraId="0DDF9A4B" w16cid:durableId="73DEEFAB"/>
  <w16cid:commentId w16cid:paraId="562EE9B1" w16cid:durableId="7657073C"/>
  <w16cid:commentId w16cid:paraId="0209092F" w16cid:durableId="0209092F"/>
  <w16cid:commentId w16cid:paraId="457DCD2F" w16cid:durableId="457DCD2F"/>
  <w16cid:commentId w16cid:paraId="715C0D49" w16cid:durableId="715C0D49"/>
  <w16cid:commentId w16cid:paraId="5EA55CC2" w16cid:durableId="5EA55CC2"/>
  <w16cid:commentId w16cid:paraId="6252639D" w16cid:durableId="6252639D"/>
  <w16cid:commentId w16cid:paraId="26BEA8E4" w16cid:durableId="26BEA8E4"/>
  <w16cid:commentId w16cid:paraId="03ABB013" w16cid:durableId="03ABB013"/>
  <w16cid:commentId w16cid:paraId="6D8A775D" w16cid:durableId="6D8A775D"/>
  <w16cid:commentId w16cid:paraId="63F2BD7D" w16cid:durableId="63F2BD7D"/>
  <w16cid:commentId w16cid:paraId="4560B0FF" w16cid:durableId="4560B0F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康俪金黑W8(P)">
    <w:altName w:val="微软雅黑"/>
    <w:charset w:val="86"/>
    <w:family w:val="swiss"/>
    <w:pitch w:val="default"/>
    <w:sig w:usb0="00000000" w:usb1="00000000" w:usb2="00000012" w:usb3="00000000" w:csb0="00040000" w:csb1="00000000"/>
  </w:font>
  <w:font w:name="华文新魏">
    <w:panose1 w:val="02010800040101010101"/>
    <w:charset w:val="86"/>
    <w:family w:val="auto"/>
    <w:pitch w:val="variable"/>
    <w:sig w:usb0="00000001" w:usb1="080F0000" w:usb2="00000010" w:usb3="00000000" w:csb0="00040000" w:csb1="00000000"/>
  </w:font>
  <w:font w:name="方正粗黑宋简体">
    <w:altName w:val="微软雅黑"/>
    <w:charset w:val="86"/>
    <w:family w:val="auto"/>
    <w:pitch w:val="default"/>
    <w:sig w:usb0="00000000" w:usb1="00000000" w:usb2="00000012" w:usb3="00000000" w:csb0="00040001" w:csb1="00000000"/>
  </w:font>
  <w:font w:name="华文楷体">
    <w:panose1 w:val="02010600040101010101"/>
    <w:charset w:val="86"/>
    <w:family w:val="auto"/>
    <w:pitch w:val="variable"/>
    <w:sig w:usb0="00000287" w:usb1="080F0000" w:usb2="00000010" w:usb3="00000000" w:csb0="0004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B7FF301"/>
    <w:multiLevelType w:val="multilevel"/>
    <w:tmpl w:val="DB7FF301"/>
    <w:lvl w:ilvl="0">
      <w:start w:val="1"/>
      <w:numFmt w:val="decimal"/>
      <w:lvlText w:val="%1."/>
      <w:lvlJc w:val="left"/>
      <w:pPr>
        <w:tabs>
          <w:tab w:val="left" w:pos="780"/>
        </w:tabs>
        <w:ind w:left="780" w:hanging="360"/>
      </w:pPr>
      <w:rPr>
        <w:rFonts w:hint="eastAsia"/>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 w15:restartNumberingAfterBreak="0">
    <w:nsid w:val="18C26D2F"/>
    <w:multiLevelType w:val="multilevel"/>
    <w:tmpl w:val="18C26D2F"/>
    <w:lvl w:ilvl="0">
      <w:start w:val="1"/>
      <w:numFmt w:val="decimal"/>
      <w:lvlText w:val="%1."/>
      <w:lvlJc w:val="left"/>
      <w:pPr>
        <w:tabs>
          <w:tab w:val="left" w:pos="780"/>
        </w:tabs>
        <w:ind w:left="780" w:hanging="360"/>
      </w:pPr>
      <w:rPr>
        <w:rFonts w:hint="eastAsia"/>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 w15:restartNumberingAfterBreak="0">
    <w:nsid w:val="759E01E5"/>
    <w:multiLevelType w:val="multilevel"/>
    <w:tmpl w:val="759E01E5"/>
    <w:lvl w:ilvl="0">
      <w:start w:val="1"/>
      <w:numFmt w:val="decimal"/>
      <w:lvlText w:val="%1."/>
      <w:lvlJc w:val="left"/>
      <w:pPr>
        <w:tabs>
          <w:tab w:val="left" w:pos="780"/>
        </w:tabs>
        <w:ind w:left="780" w:hanging="360"/>
      </w:pPr>
      <w:rPr>
        <w:rFonts w:hint="eastAsia"/>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num w:numId="1" w16cid:durableId="1845047020">
    <w:abstractNumId w:val="1"/>
  </w:num>
  <w:num w:numId="2" w16cid:durableId="1644120747">
    <w:abstractNumId w:val="0"/>
  </w:num>
  <w:num w:numId="3" w16cid:durableId="121890508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毛毛妈">
    <w15:presenceInfo w15:providerId="None" w15:userId="毛毛妈"/>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FhMGNjN2E1Y2IyMmQxOWExMjZiM2RjZGNiNmE3OWYifQ=="/>
  </w:docVars>
  <w:rsids>
    <w:rsidRoot w:val="003A3A23"/>
    <w:rsid w:val="CCDF8715"/>
    <w:rsid w:val="CFD5D827"/>
    <w:rsid w:val="D2FD9082"/>
    <w:rsid w:val="D3EF920E"/>
    <w:rsid w:val="D4FF4557"/>
    <w:rsid w:val="D7C6E438"/>
    <w:rsid w:val="D8DF901B"/>
    <w:rsid w:val="D9F49A81"/>
    <w:rsid w:val="DACDE28B"/>
    <w:rsid w:val="DAFFACBB"/>
    <w:rsid w:val="DBEB8BFF"/>
    <w:rsid w:val="DBEFF1E4"/>
    <w:rsid w:val="DCB94D7B"/>
    <w:rsid w:val="DCBD13D1"/>
    <w:rsid w:val="DCED5A17"/>
    <w:rsid w:val="DD9DEB58"/>
    <w:rsid w:val="DDF24AB3"/>
    <w:rsid w:val="DEFF63AD"/>
    <w:rsid w:val="DF7DE751"/>
    <w:rsid w:val="DFBF75EB"/>
    <w:rsid w:val="DFEF5EE8"/>
    <w:rsid w:val="DFF3AC29"/>
    <w:rsid w:val="DFFE00CC"/>
    <w:rsid w:val="DFFE1E82"/>
    <w:rsid w:val="DFFF832C"/>
    <w:rsid w:val="E4DF0EC6"/>
    <w:rsid w:val="E73E849D"/>
    <w:rsid w:val="E7AF2C7F"/>
    <w:rsid w:val="EBBF2799"/>
    <w:rsid w:val="ED97F3E7"/>
    <w:rsid w:val="EDA73929"/>
    <w:rsid w:val="EDCF9D50"/>
    <w:rsid w:val="EDFF42E9"/>
    <w:rsid w:val="EEFA271B"/>
    <w:rsid w:val="EEFE886B"/>
    <w:rsid w:val="EF2F273B"/>
    <w:rsid w:val="EF5E7454"/>
    <w:rsid w:val="EF5F29CF"/>
    <w:rsid w:val="EF7D5D3E"/>
    <w:rsid w:val="EF7FBFC3"/>
    <w:rsid w:val="EFB7A4E5"/>
    <w:rsid w:val="EFBF2D43"/>
    <w:rsid w:val="EFD9E932"/>
    <w:rsid w:val="EFF1F991"/>
    <w:rsid w:val="F1BCC5F2"/>
    <w:rsid w:val="F397CBD3"/>
    <w:rsid w:val="F3FFAD28"/>
    <w:rsid w:val="F4BF8179"/>
    <w:rsid w:val="F4FB427E"/>
    <w:rsid w:val="F5E7E51F"/>
    <w:rsid w:val="F5FAFF8B"/>
    <w:rsid w:val="F6ED5AEB"/>
    <w:rsid w:val="F6FB1957"/>
    <w:rsid w:val="F76E20F3"/>
    <w:rsid w:val="F77C6BEA"/>
    <w:rsid w:val="F7BFDE31"/>
    <w:rsid w:val="F7D9B9D2"/>
    <w:rsid w:val="F7E4C53C"/>
    <w:rsid w:val="F7F7750B"/>
    <w:rsid w:val="F7F93B12"/>
    <w:rsid w:val="F92D0023"/>
    <w:rsid w:val="F9BFF47D"/>
    <w:rsid w:val="F9DF155E"/>
    <w:rsid w:val="F9FD5A56"/>
    <w:rsid w:val="F9FF1B3F"/>
    <w:rsid w:val="FA0DC411"/>
    <w:rsid w:val="FACF7BFF"/>
    <w:rsid w:val="FAE9AE40"/>
    <w:rsid w:val="FAFF4871"/>
    <w:rsid w:val="FAFFEF66"/>
    <w:rsid w:val="FB5FA409"/>
    <w:rsid w:val="FB7D3113"/>
    <w:rsid w:val="FB9F48C1"/>
    <w:rsid w:val="FBE9B8DD"/>
    <w:rsid w:val="FBED1290"/>
    <w:rsid w:val="FBFFA761"/>
    <w:rsid w:val="FC7F8B38"/>
    <w:rsid w:val="FCDDA410"/>
    <w:rsid w:val="FD3573F5"/>
    <w:rsid w:val="FD4E52BD"/>
    <w:rsid w:val="FD7D8470"/>
    <w:rsid w:val="FD8F4F22"/>
    <w:rsid w:val="FDBF1A3A"/>
    <w:rsid w:val="FDF774DE"/>
    <w:rsid w:val="FDFDC6A0"/>
    <w:rsid w:val="FDFF3B6A"/>
    <w:rsid w:val="FE37CD21"/>
    <w:rsid w:val="FE4B1BEB"/>
    <w:rsid w:val="FE7EADAD"/>
    <w:rsid w:val="FEAA55ED"/>
    <w:rsid w:val="FEB35A0C"/>
    <w:rsid w:val="FEBB488A"/>
    <w:rsid w:val="FF71AE83"/>
    <w:rsid w:val="FF7DCB1E"/>
    <w:rsid w:val="FF7F95FF"/>
    <w:rsid w:val="FF9E5CBC"/>
    <w:rsid w:val="FFBD4471"/>
    <w:rsid w:val="FFED858B"/>
    <w:rsid w:val="FFEFDAE0"/>
    <w:rsid w:val="FFF5BC0D"/>
    <w:rsid w:val="FFF91DA1"/>
    <w:rsid w:val="FFFA00C1"/>
    <w:rsid w:val="FFFD75A7"/>
    <w:rsid w:val="FFFF21E5"/>
    <w:rsid w:val="FFFF3066"/>
    <w:rsid w:val="FFFF3EE1"/>
    <w:rsid w:val="FFFF55DC"/>
    <w:rsid w:val="FFFF59FD"/>
    <w:rsid w:val="00001A78"/>
    <w:rsid w:val="00016169"/>
    <w:rsid w:val="00037A50"/>
    <w:rsid w:val="00043CEE"/>
    <w:rsid w:val="000516D7"/>
    <w:rsid w:val="000656E2"/>
    <w:rsid w:val="0007696F"/>
    <w:rsid w:val="00077D1A"/>
    <w:rsid w:val="000A0484"/>
    <w:rsid w:val="000D7184"/>
    <w:rsid w:val="00121621"/>
    <w:rsid w:val="00162AB6"/>
    <w:rsid w:val="00193629"/>
    <w:rsid w:val="001D602A"/>
    <w:rsid w:val="001E646E"/>
    <w:rsid w:val="00204D4D"/>
    <w:rsid w:val="00265EDB"/>
    <w:rsid w:val="00293F02"/>
    <w:rsid w:val="002C0FDD"/>
    <w:rsid w:val="003043F3"/>
    <w:rsid w:val="003164BC"/>
    <w:rsid w:val="003438BE"/>
    <w:rsid w:val="0037497F"/>
    <w:rsid w:val="00377590"/>
    <w:rsid w:val="003A3A23"/>
    <w:rsid w:val="003A51AE"/>
    <w:rsid w:val="003D43E1"/>
    <w:rsid w:val="003F5B2D"/>
    <w:rsid w:val="00400781"/>
    <w:rsid w:val="004130F9"/>
    <w:rsid w:val="00446B85"/>
    <w:rsid w:val="0048661D"/>
    <w:rsid w:val="004918B9"/>
    <w:rsid w:val="004D5D36"/>
    <w:rsid w:val="005149DC"/>
    <w:rsid w:val="00541310"/>
    <w:rsid w:val="005963D1"/>
    <w:rsid w:val="005E409E"/>
    <w:rsid w:val="00651B98"/>
    <w:rsid w:val="006F3798"/>
    <w:rsid w:val="00746198"/>
    <w:rsid w:val="00746AC8"/>
    <w:rsid w:val="007B7150"/>
    <w:rsid w:val="007C0874"/>
    <w:rsid w:val="00813C90"/>
    <w:rsid w:val="00832A65"/>
    <w:rsid w:val="00836331"/>
    <w:rsid w:val="008477E0"/>
    <w:rsid w:val="008D32FA"/>
    <w:rsid w:val="008D6105"/>
    <w:rsid w:val="009250D6"/>
    <w:rsid w:val="009459EE"/>
    <w:rsid w:val="009805BF"/>
    <w:rsid w:val="009A0D6F"/>
    <w:rsid w:val="009D3534"/>
    <w:rsid w:val="00A43192"/>
    <w:rsid w:val="00A510B0"/>
    <w:rsid w:val="00A800C3"/>
    <w:rsid w:val="00A81CD8"/>
    <w:rsid w:val="00AA53EE"/>
    <w:rsid w:val="00AC79C2"/>
    <w:rsid w:val="00AE3979"/>
    <w:rsid w:val="00AE3C55"/>
    <w:rsid w:val="00B06B6C"/>
    <w:rsid w:val="00B07F32"/>
    <w:rsid w:val="00B569E2"/>
    <w:rsid w:val="00B71C26"/>
    <w:rsid w:val="00BA6CC2"/>
    <w:rsid w:val="00BE35D7"/>
    <w:rsid w:val="00C059B7"/>
    <w:rsid w:val="00C05D67"/>
    <w:rsid w:val="00C64C3C"/>
    <w:rsid w:val="00C72527"/>
    <w:rsid w:val="00C86D19"/>
    <w:rsid w:val="00CA07C6"/>
    <w:rsid w:val="00D16FDD"/>
    <w:rsid w:val="00D366B3"/>
    <w:rsid w:val="00D81989"/>
    <w:rsid w:val="00DA44F8"/>
    <w:rsid w:val="00DA7D66"/>
    <w:rsid w:val="00E05C9F"/>
    <w:rsid w:val="00E25EEF"/>
    <w:rsid w:val="00E60214"/>
    <w:rsid w:val="00EB2EA2"/>
    <w:rsid w:val="00F21167"/>
    <w:rsid w:val="00F805D5"/>
    <w:rsid w:val="00FB35FD"/>
    <w:rsid w:val="00FD3B40"/>
    <w:rsid w:val="00FF396E"/>
    <w:rsid w:val="07FEAF62"/>
    <w:rsid w:val="0A554BB2"/>
    <w:rsid w:val="0FEE4AD6"/>
    <w:rsid w:val="11CF6820"/>
    <w:rsid w:val="1AEE9A8B"/>
    <w:rsid w:val="1CBF49BA"/>
    <w:rsid w:val="1DB26D20"/>
    <w:rsid w:val="1DEFCF0E"/>
    <w:rsid w:val="1F434BF4"/>
    <w:rsid w:val="27FF5BF1"/>
    <w:rsid w:val="2BB7AB1F"/>
    <w:rsid w:val="2E3731CE"/>
    <w:rsid w:val="2E7BA58A"/>
    <w:rsid w:val="2FDE7C0C"/>
    <w:rsid w:val="2FDF1600"/>
    <w:rsid w:val="2FFBA56F"/>
    <w:rsid w:val="32BF0673"/>
    <w:rsid w:val="39FF4B09"/>
    <w:rsid w:val="3AFCB598"/>
    <w:rsid w:val="3B7B0EB8"/>
    <w:rsid w:val="3BE2F7FB"/>
    <w:rsid w:val="3BF78552"/>
    <w:rsid w:val="3BFAE166"/>
    <w:rsid w:val="3D07D6AC"/>
    <w:rsid w:val="3D5F2790"/>
    <w:rsid w:val="3D6BE87A"/>
    <w:rsid w:val="3DD5D396"/>
    <w:rsid w:val="3DFEC009"/>
    <w:rsid w:val="3E3F4794"/>
    <w:rsid w:val="3EDEB5BB"/>
    <w:rsid w:val="3EE3FD1C"/>
    <w:rsid w:val="3F7F8A70"/>
    <w:rsid w:val="3F7FC7C2"/>
    <w:rsid w:val="3FBF1E5D"/>
    <w:rsid w:val="3FBFD08F"/>
    <w:rsid w:val="3FCFB771"/>
    <w:rsid w:val="3FDDEC03"/>
    <w:rsid w:val="3FFF048B"/>
    <w:rsid w:val="41EB6B02"/>
    <w:rsid w:val="439A873D"/>
    <w:rsid w:val="49FDF8AE"/>
    <w:rsid w:val="4BF66E05"/>
    <w:rsid w:val="4FBDDC14"/>
    <w:rsid w:val="4FD91768"/>
    <w:rsid w:val="530C2962"/>
    <w:rsid w:val="5495627F"/>
    <w:rsid w:val="57EB26EE"/>
    <w:rsid w:val="57ED3279"/>
    <w:rsid w:val="59F63457"/>
    <w:rsid w:val="5B7A90B7"/>
    <w:rsid w:val="5B7AADCE"/>
    <w:rsid w:val="5BDF7E04"/>
    <w:rsid w:val="5C9B79DD"/>
    <w:rsid w:val="5CBE804F"/>
    <w:rsid w:val="5DFEC84C"/>
    <w:rsid w:val="5E664C2E"/>
    <w:rsid w:val="5E9BF194"/>
    <w:rsid w:val="5F1E1C77"/>
    <w:rsid w:val="5FC6F146"/>
    <w:rsid w:val="5FCED280"/>
    <w:rsid w:val="5FDD15BE"/>
    <w:rsid w:val="5FEFF977"/>
    <w:rsid w:val="5FFBF8D2"/>
    <w:rsid w:val="61BF7590"/>
    <w:rsid w:val="62EF9A38"/>
    <w:rsid w:val="651D82EC"/>
    <w:rsid w:val="66E4334B"/>
    <w:rsid w:val="66EEE96B"/>
    <w:rsid w:val="68BFFBE7"/>
    <w:rsid w:val="69FF97B2"/>
    <w:rsid w:val="6AF7862A"/>
    <w:rsid w:val="6BEAA8EB"/>
    <w:rsid w:val="6C77554D"/>
    <w:rsid w:val="6DB727B1"/>
    <w:rsid w:val="6DBEE1A8"/>
    <w:rsid w:val="6F6F7D32"/>
    <w:rsid w:val="6FB34688"/>
    <w:rsid w:val="6FBDD909"/>
    <w:rsid w:val="6FFD2C2A"/>
    <w:rsid w:val="6FFF8CDE"/>
    <w:rsid w:val="6FFFB83D"/>
    <w:rsid w:val="711EE525"/>
    <w:rsid w:val="7357E098"/>
    <w:rsid w:val="736D57E8"/>
    <w:rsid w:val="75EBBF55"/>
    <w:rsid w:val="765A00E1"/>
    <w:rsid w:val="76BFCD6A"/>
    <w:rsid w:val="7766729B"/>
    <w:rsid w:val="77F76ABA"/>
    <w:rsid w:val="77FF9B07"/>
    <w:rsid w:val="7962E825"/>
    <w:rsid w:val="79FF8B64"/>
    <w:rsid w:val="7AEFEE66"/>
    <w:rsid w:val="7B2B2C2C"/>
    <w:rsid w:val="7BBB52B2"/>
    <w:rsid w:val="7BBFDDF2"/>
    <w:rsid w:val="7BFBA87E"/>
    <w:rsid w:val="7BFBEB01"/>
    <w:rsid w:val="7BFD55A7"/>
    <w:rsid w:val="7BFF39AB"/>
    <w:rsid w:val="7CBDEC2A"/>
    <w:rsid w:val="7D77CC28"/>
    <w:rsid w:val="7D8F3CFA"/>
    <w:rsid w:val="7DBF6246"/>
    <w:rsid w:val="7DF7E228"/>
    <w:rsid w:val="7DFB8A4B"/>
    <w:rsid w:val="7DFBE9F6"/>
    <w:rsid w:val="7DFE8DAB"/>
    <w:rsid w:val="7E290031"/>
    <w:rsid w:val="7E55CBF9"/>
    <w:rsid w:val="7ED7AE2B"/>
    <w:rsid w:val="7EDE633C"/>
    <w:rsid w:val="7EE7AEC9"/>
    <w:rsid w:val="7EF78CB4"/>
    <w:rsid w:val="7EF7FE7A"/>
    <w:rsid w:val="7EFD996A"/>
    <w:rsid w:val="7EFF46F7"/>
    <w:rsid w:val="7F530AD5"/>
    <w:rsid w:val="7F579A39"/>
    <w:rsid w:val="7F5B92F1"/>
    <w:rsid w:val="7F5BA00F"/>
    <w:rsid w:val="7F780F44"/>
    <w:rsid w:val="7F960602"/>
    <w:rsid w:val="7FAE446E"/>
    <w:rsid w:val="7FB79894"/>
    <w:rsid w:val="7FCD8AE4"/>
    <w:rsid w:val="7FD3D5FF"/>
    <w:rsid w:val="7FF15C34"/>
    <w:rsid w:val="7FF8BD98"/>
    <w:rsid w:val="7FFCD73D"/>
    <w:rsid w:val="7FFD3536"/>
    <w:rsid w:val="7FFE18CF"/>
    <w:rsid w:val="7FFF12DC"/>
    <w:rsid w:val="7FFFF968"/>
    <w:rsid w:val="85E3F542"/>
    <w:rsid w:val="8DBE7341"/>
    <w:rsid w:val="98EEBAFC"/>
    <w:rsid w:val="9A3D9176"/>
    <w:rsid w:val="9BD7D061"/>
    <w:rsid w:val="9EFBE0E6"/>
    <w:rsid w:val="9EFF3F8A"/>
    <w:rsid w:val="9FF70CD2"/>
    <w:rsid w:val="A37BC2EC"/>
    <w:rsid w:val="A7FDE57E"/>
    <w:rsid w:val="AF376771"/>
    <w:rsid w:val="AFF7D847"/>
    <w:rsid w:val="AFFF72B7"/>
    <w:rsid w:val="AFFFA0D6"/>
    <w:rsid w:val="B27B4BD1"/>
    <w:rsid w:val="B537633F"/>
    <w:rsid w:val="B5FF25D9"/>
    <w:rsid w:val="B8E936C6"/>
    <w:rsid w:val="BAFFF631"/>
    <w:rsid w:val="BB3D9C78"/>
    <w:rsid w:val="BC279D38"/>
    <w:rsid w:val="BCF74FD5"/>
    <w:rsid w:val="BD3F6338"/>
    <w:rsid w:val="BF0E61CA"/>
    <w:rsid w:val="BF6B820D"/>
    <w:rsid w:val="BF7B2F4B"/>
    <w:rsid w:val="BF9F8F7A"/>
    <w:rsid w:val="BFBED72E"/>
    <w:rsid w:val="BFC697A0"/>
    <w:rsid w:val="BFEFF949"/>
    <w:rsid w:val="BFF72396"/>
    <w:rsid w:val="BFF775BE"/>
    <w:rsid w:val="BFFA2DC4"/>
    <w:rsid w:val="BFFF5A6B"/>
    <w:rsid w:val="BFFF66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561F2D"/>
  <w15:docId w15:val="{93506265-F051-4546-B4B6-E4C287CBB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jc w:val="left"/>
      <w:outlineLvl w:val="1"/>
    </w:pPr>
    <w:rPr>
      <w:rFonts w:asciiTheme="majorHAnsi" w:eastAsia="华文中宋" w:hAnsiTheme="majorHAnsi" w:cstheme="majorBidi"/>
      <w:b/>
      <w:bCs/>
      <w:sz w:val="24"/>
      <w:szCs w:val="32"/>
    </w:rPr>
  </w:style>
  <w:style w:type="paragraph" w:styleId="3">
    <w:name w:val="heading 3"/>
    <w:basedOn w:val="a"/>
    <w:next w:val="a"/>
    <w:link w:val="30"/>
    <w:uiPriority w:val="9"/>
    <w:unhideWhenUsed/>
    <w:qFormat/>
    <w:pPr>
      <w:keepNext/>
      <w:keepLines/>
      <w:spacing w:before="260" w:after="260" w:line="416" w:lineRule="auto"/>
      <w:outlineLvl w:val="2"/>
    </w:pPr>
    <w:rPr>
      <w:rFonts w:ascii="华文中宋" w:eastAsia="华文中宋" w:hAnsi="华文中宋"/>
      <w:b/>
      <w:bCs/>
      <w:sz w:val="2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宋体" w:hAnsiTheme="majorHAnsi"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Pr>
      <w:rFonts w:ascii="Arial" w:eastAsia="黑体" w:hAnsi="Arial"/>
      <w:sz w:val="20"/>
    </w:rPr>
  </w:style>
  <w:style w:type="paragraph" w:styleId="a4">
    <w:name w:val="annotation text"/>
    <w:basedOn w:val="a"/>
    <w:link w:val="a5"/>
    <w:uiPriority w:val="99"/>
    <w:semiHidden/>
    <w:unhideWhenUsed/>
    <w:qFormat/>
    <w:pPr>
      <w:jc w:val="left"/>
    </w:pPr>
  </w:style>
  <w:style w:type="paragraph" w:styleId="TOC3">
    <w:name w:val="toc 3"/>
    <w:basedOn w:val="a"/>
    <w:next w:val="a"/>
    <w:uiPriority w:val="39"/>
    <w:unhideWhenUsed/>
    <w:qFormat/>
    <w:pPr>
      <w:ind w:leftChars="400" w:left="840"/>
    </w:pPr>
  </w:style>
  <w:style w:type="paragraph" w:styleId="a6">
    <w:name w:val="Date"/>
    <w:basedOn w:val="a"/>
    <w:next w:val="a"/>
    <w:link w:val="a7"/>
    <w:uiPriority w:val="99"/>
    <w:semiHidden/>
    <w:unhideWhenUsed/>
    <w:qFormat/>
    <w:pPr>
      <w:ind w:leftChars="2500" w:left="100"/>
    </w:p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c">
    <w:name w:val="annotation subject"/>
    <w:basedOn w:val="a4"/>
    <w:next w:val="a4"/>
    <w:link w:val="ad"/>
    <w:uiPriority w:val="99"/>
    <w:semiHidden/>
    <w:unhideWhenUsed/>
    <w:qFormat/>
    <w:rPr>
      <w:b/>
      <w:bCs/>
    </w:rPr>
  </w:style>
  <w:style w:type="character" w:styleId="ae">
    <w:name w:val="Hyperlink"/>
    <w:basedOn w:val="a0"/>
    <w:uiPriority w:val="99"/>
    <w:unhideWhenUsed/>
    <w:qFormat/>
    <w:rPr>
      <w:color w:val="0563C1" w:themeColor="hyperlink"/>
      <w:u w:val="single"/>
    </w:rPr>
  </w:style>
  <w:style w:type="character" w:styleId="af">
    <w:name w:val="annotation reference"/>
    <w:basedOn w:val="a0"/>
    <w:uiPriority w:val="99"/>
    <w:semiHidden/>
    <w:unhideWhenUsed/>
    <w:qFormat/>
    <w:rPr>
      <w:sz w:val="21"/>
      <w:szCs w:val="21"/>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customStyle="1" w:styleId="af0">
    <w:name w:val="默认黑体"/>
    <w:qFormat/>
    <w:locked/>
    <w:pPr>
      <w:spacing w:line="360" w:lineRule="auto"/>
      <w:jc w:val="both"/>
    </w:pPr>
    <w:rPr>
      <w:rFonts w:ascii="Arial" w:eastAsia="黑体" w:hAnsi="Arial" w:cs="Courier New"/>
      <w:bCs/>
      <w:kern w:val="2"/>
      <w:sz w:val="24"/>
      <w:szCs w:val="24"/>
    </w:rPr>
  </w:style>
  <w:style w:type="paragraph" w:customStyle="1" w:styleId="af1">
    <w:name w:val="封面表单样式"/>
    <w:uiPriority w:val="9"/>
    <w:qFormat/>
    <w:locked/>
    <w:pPr>
      <w:spacing w:line="360" w:lineRule="auto"/>
      <w:jc w:val="center"/>
    </w:pPr>
    <w:rPr>
      <w:rFonts w:ascii="Arial" w:eastAsia="黑体" w:hAnsi="Arial" w:cs="Courier New"/>
      <w:bCs/>
      <w:kern w:val="2"/>
      <w:sz w:val="30"/>
      <w:szCs w:val="24"/>
    </w:rPr>
  </w:style>
  <w:style w:type="character" w:customStyle="1" w:styleId="a7">
    <w:name w:val="日期 字符"/>
    <w:basedOn w:val="a0"/>
    <w:link w:val="a6"/>
    <w:uiPriority w:val="99"/>
    <w:semiHidden/>
    <w:qFormat/>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华文中宋" w:hAnsiTheme="majorHAnsi" w:cstheme="majorBidi"/>
      <w:b/>
      <w:bCs/>
      <w:sz w:val="24"/>
      <w:szCs w:val="32"/>
    </w:rPr>
  </w:style>
  <w:style w:type="paragraph" w:styleId="af2">
    <w:name w:val="List Paragraph"/>
    <w:basedOn w:val="a"/>
    <w:uiPriority w:val="34"/>
    <w:qFormat/>
    <w:pPr>
      <w:ind w:firstLineChars="200" w:firstLine="420"/>
    </w:pPr>
  </w:style>
  <w:style w:type="character" w:customStyle="1" w:styleId="30">
    <w:name w:val="标题 3 字符"/>
    <w:basedOn w:val="a0"/>
    <w:link w:val="3"/>
    <w:uiPriority w:val="9"/>
    <w:qFormat/>
    <w:rPr>
      <w:rFonts w:ascii="华文中宋" w:eastAsia="华文中宋" w:hAnsi="华文中宋"/>
      <w:b/>
      <w:bCs/>
      <w:sz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40">
    <w:name w:val="标题 4 字符"/>
    <w:basedOn w:val="a0"/>
    <w:link w:val="4"/>
    <w:uiPriority w:val="9"/>
    <w:qFormat/>
    <w:rPr>
      <w:rFonts w:asciiTheme="majorHAnsi" w:eastAsia="宋体" w:hAnsiTheme="majorHAnsi" w:cstheme="majorBidi"/>
      <w:b/>
      <w:bCs/>
      <w:szCs w:val="28"/>
    </w:rPr>
  </w:style>
  <w:style w:type="character" w:customStyle="1" w:styleId="a5">
    <w:name w:val="批注文字 字符"/>
    <w:basedOn w:val="a0"/>
    <w:link w:val="a4"/>
    <w:uiPriority w:val="99"/>
    <w:semiHidden/>
    <w:qFormat/>
    <w:rPr>
      <w:kern w:val="2"/>
      <w:sz w:val="21"/>
      <w:szCs w:val="22"/>
    </w:rPr>
  </w:style>
  <w:style w:type="character" w:customStyle="1" w:styleId="ad">
    <w:name w:val="批注主题 字符"/>
    <w:basedOn w:val="a5"/>
    <w:link w:val="ac"/>
    <w:uiPriority w:val="99"/>
    <w:semiHidden/>
    <w:qFormat/>
    <w:rPr>
      <w:b/>
      <w:bCs/>
      <w:kern w:val="2"/>
      <w:sz w:val="21"/>
      <w:szCs w:val="22"/>
    </w:rPr>
  </w:style>
  <w:style w:type="paragraph" w:customStyle="1" w:styleId="11">
    <w:name w:val="修订1"/>
    <w:hidden/>
    <w:uiPriority w:val="99"/>
    <w:unhideWhenUsed/>
    <w:qFormat/>
    <w:rPr>
      <w:rFonts w:asciiTheme="minorHAnsi" w:eastAsiaTheme="minorEastAsia" w:hAnsiTheme="minorHAnsi" w:cstheme="minorBidi"/>
      <w:kern w:val="2"/>
      <w:sz w:val="21"/>
      <w:szCs w:val="22"/>
    </w:rPr>
  </w:style>
  <w:style w:type="paragraph" w:customStyle="1" w:styleId="21">
    <w:name w:val="修订2"/>
    <w:hidden/>
    <w:uiPriority w:val="99"/>
    <w:unhideWhenUsed/>
    <w:qFormat/>
    <w:rPr>
      <w:rFonts w:asciiTheme="minorHAnsi" w:eastAsiaTheme="minorEastAsia" w:hAnsiTheme="minorHAnsi" w:cstheme="minorBidi"/>
      <w:kern w:val="2"/>
      <w:sz w:val="21"/>
      <w:szCs w:val="22"/>
    </w:rPr>
  </w:style>
  <w:style w:type="paragraph" w:customStyle="1" w:styleId="31">
    <w:name w:val="修订3"/>
    <w:hidden/>
    <w:uiPriority w:val="99"/>
    <w:unhideWhenUsed/>
    <w:qFormat/>
    <w:rPr>
      <w:rFonts w:asciiTheme="minorHAnsi" w:eastAsiaTheme="minorEastAsia" w:hAnsiTheme="minorHAnsi" w:cstheme="minorBidi"/>
      <w:kern w:val="2"/>
      <w:sz w:val="21"/>
      <w:szCs w:val="22"/>
    </w:rPr>
  </w:style>
  <w:style w:type="paragraph" w:styleId="af3">
    <w:name w:val="Revision"/>
    <w:hidden/>
    <w:uiPriority w:val="99"/>
    <w:unhideWhenUsed/>
    <w:rsid w:val="00EB2EA2"/>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comments" Target="comment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microsoft.com/office/2011/relationships/commentsExtended" Target="commentsExtended.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58D711A2-EBFE-494F-827F-A6462D2FE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1414</Words>
  <Characters>8065</Characters>
  <Application>Microsoft Office Word</Application>
  <DocSecurity>0</DocSecurity>
  <Lines>67</Lines>
  <Paragraphs>18</Paragraphs>
  <ScaleCrop>false</ScaleCrop>
  <Company/>
  <LinksUpToDate>false</LinksUpToDate>
  <CharactersWithSpaces>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沁悦 朱</dc:creator>
  <cp:lastModifiedBy>毛毛妈</cp:lastModifiedBy>
  <cp:revision>2</cp:revision>
  <dcterms:created xsi:type="dcterms:W3CDTF">2023-10-23T12:28:00Z</dcterms:created>
  <dcterms:modified xsi:type="dcterms:W3CDTF">2025-10-24T10:29:00Z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2052-12.9.0.23240</vt:lpwstr>
  </property>
  <property fmtid="{D5CDD505-2E9C-101B-9397-08002B2CF9AE}" pid="3" name="ICV">
    <vt:lpwstr>90340FDDA0BBA89145CFF868C766A451_43</vt:lpwstr>
  </property>
</Properties>
</file>