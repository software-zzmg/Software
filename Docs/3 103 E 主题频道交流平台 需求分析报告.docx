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C2C9EE">
      <w:pPr>
        <w:rPr>
          <w:rFonts w:hint="eastAsia"/>
        </w:rPr>
      </w:pPr>
      <w:r>
        <w:drawing>
          <wp:inline distT="0" distB="0" distL="0" distR="0">
            <wp:extent cx="5274310" cy="1461135"/>
            <wp:effectExtent l="0" t="0" r="2540" b="5715"/>
            <wp:docPr id="152831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16933" name="图片 1"/>
                    <pic:cNvPicPr>
                      <a:picLocks noChangeAspect="1"/>
                    </pic:cNvPicPr>
                  </pic:nvPicPr>
                  <pic:blipFill>
                    <a:blip r:embed="rId6" cstate="print">
                      <a:grayscl/>
                      <a:extLst>
                        <a:ext uri="{28A0092B-C50C-407E-A947-70E740481C1C}">
                          <a14:useLocalDpi xmlns:a14="http://schemas.microsoft.com/office/drawing/2010/main" val="0"/>
                        </a:ext>
                      </a:extLst>
                    </a:blip>
                    <a:stretch>
                      <a:fillRect/>
                    </a:stretch>
                  </pic:blipFill>
                  <pic:spPr>
                    <a:xfrm>
                      <a:off x="0" y="0"/>
                      <a:ext cx="5274310" cy="1461135"/>
                    </a:xfrm>
                    <a:prstGeom prst="rect">
                      <a:avLst/>
                    </a:prstGeom>
                  </pic:spPr>
                </pic:pic>
              </a:graphicData>
            </a:graphic>
          </wp:inline>
        </w:drawing>
      </w:r>
    </w:p>
    <w:p w14:paraId="3BC9796A">
      <w:pPr>
        <w:rPr>
          <w:rFonts w:hint="eastAsia"/>
        </w:rPr>
      </w:pPr>
    </w:p>
    <w:p w14:paraId="3B43BC10">
      <w:pPr>
        <w:rPr>
          <w:rFonts w:hint="eastAsia"/>
        </w:rPr>
      </w:pPr>
    </w:p>
    <w:p w14:paraId="30928283">
      <w:pPr>
        <w:spacing w:before="240" w:after="480"/>
        <w:jc w:val="center"/>
        <w:textAlignment w:val="baseline"/>
        <w:rPr>
          <w:rFonts w:ascii="华康俪金黑W8(P)" w:hAnsi="Times New Roman" w:eastAsia="华康俪金黑W8(P)" w:cs="Times New Roman"/>
          <w:spacing w:val="40"/>
          <w:sz w:val="32"/>
          <w:szCs w:val="32"/>
        </w:rPr>
      </w:pPr>
      <w:r>
        <w:rPr>
          <w:rFonts w:hint="eastAsia" w:ascii="华康俪金黑W8(P)" w:hAnsi="Times New Roman" w:eastAsia="华康俪金黑W8(P)" w:cs="Times New Roman"/>
          <w:spacing w:val="40"/>
          <w:sz w:val="32"/>
          <w:szCs w:val="32"/>
        </w:rPr>
        <w:t>《软件工程原理与应用》</w:t>
      </w:r>
    </w:p>
    <w:p w14:paraId="7FA5A71D">
      <w:pPr>
        <w:spacing w:before="240" w:after="480"/>
        <w:jc w:val="center"/>
        <w:textAlignment w:val="baseline"/>
        <w:rPr>
          <w:rFonts w:ascii="华康俪金黑W8(P)" w:hAnsi="Times New Roman" w:eastAsia="华康俪金黑W8(P)" w:cs="Times New Roman"/>
          <w:spacing w:val="40"/>
          <w:sz w:val="28"/>
          <w:szCs w:val="28"/>
        </w:rPr>
      </w:pPr>
      <w:r>
        <w:rPr>
          <w:rFonts w:hint="eastAsia" w:ascii="华康俪金黑W8(P)" w:hAnsi="Times New Roman" w:eastAsia="华康俪金黑W8(P)" w:cs="Times New Roman"/>
          <w:spacing w:val="40"/>
          <w:sz w:val="28"/>
          <w:szCs w:val="28"/>
        </w:rPr>
        <w:t>需求分析报告</w:t>
      </w:r>
    </w:p>
    <w:p w14:paraId="11090756">
      <w:pPr>
        <w:spacing w:before="240" w:after="480"/>
        <w:jc w:val="center"/>
        <w:textAlignment w:val="baseline"/>
        <w:rPr>
          <w:rFonts w:ascii="华文新魏" w:hAnsi="Times New Roman" w:eastAsia="华文新魏" w:cs="Times New Roman"/>
          <w:spacing w:val="40"/>
          <w:sz w:val="52"/>
          <w:szCs w:val="52"/>
        </w:rPr>
      </w:pPr>
      <w:r>
        <w:rPr>
          <w:rFonts w:hint="eastAsia" w:ascii="华文新魏" w:hAnsi="Times New Roman" w:eastAsia="华文新魏" w:cs="Times New Roman"/>
          <w:spacing w:val="40"/>
          <w:sz w:val="52"/>
          <w:szCs w:val="52"/>
          <w:lang w:eastAsia="zh"/>
        </w:rPr>
        <w:t>主题频道交流</w:t>
      </w:r>
      <w:r>
        <w:rPr>
          <w:rFonts w:hint="eastAsia" w:ascii="华文新魏" w:hAnsi="Times New Roman" w:eastAsia="华文新魏" w:cs="Times New Roman"/>
          <w:spacing w:val="40"/>
          <w:sz w:val="52"/>
          <w:szCs w:val="52"/>
        </w:rPr>
        <w:t>平台</w:t>
      </w:r>
    </w:p>
    <w:tbl>
      <w:tblPr>
        <w:tblStyle w:val="16"/>
        <w:tblpPr w:leftFromText="180" w:rightFromText="180" w:vertAnchor="text" w:horzAnchor="margin" w:tblpXSpec="center" w:tblpY="996"/>
        <w:tblW w:w="0" w:type="auto"/>
        <w:tblInd w:w="0" w:type="dxa"/>
        <w:tblLayout w:type="autofit"/>
        <w:tblCellMar>
          <w:top w:w="0" w:type="dxa"/>
          <w:left w:w="57" w:type="dxa"/>
          <w:bottom w:w="0" w:type="dxa"/>
          <w:right w:w="57" w:type="dxa"/>
        </w:tblCellMar>
      </w:tblPr>
      <w:tblGrid>
        <w:gridCol w:w="1314"/>
        <w:gridCol w:w="5008"/>
      </w:tblGrid>
      <w:tr w14:paraId="33A269EB">
        <w:trPr>
          <w:trHeight w:val="737" w:hRule="exact"/>
        </w:trPr>
        <w:tc>
          <w:tcPr>
            <w:tcW w:w="0" w:type="auto"/>
            <w:vAlign w:val="bottom"/>
          </w:tcPr>
          <w:p w14:paraId="226B3534">
            <w:pPr>
              <w:pStyle w:val="22"/>
              <w:spacing w:line="240" w:lineRule="auto"/>
              <w:jc w:val="left"/>
              <w:rPr>
                <w:rFonts w:hint="eastAsia" w:ascii="方正粗黑宋简体" w:hAnsi="方正粗黑宋简体" w:eastAsia="方正粗黑宋简体"/>
                <w:sz w:val="30"/>
                <w:szCs w:val="30"/>
              </w:rPr>
            </w:pPr>
            <w:bookmarkStart w:id="0" w:name="_Hlk131542945"/>
            <w:r>
              <w:rPr>
                <w:rFonts w:hint="eastAsia" w:ascii="方正粗黑宋简体" w:hAnsi="方正粗黑宋简体" w:eastAsia="方正粗黑宋简体"/>
                <w:kern w:val="0"/>
                <w:sz w:val="30"/>
                <w:szCs w:val="30"/>
              </w:rPr>
              <w:t xml:space="preserve">小 </w:t>
            </w:r>
            <w:r>
              <w:rPr>
                <w:rFonts w:ascii="方正粗黑宋简体" w:hAnsi="方正粗黑宋简体" w:eastAsia="方正粗黑宋简体"/>
                <w:kern w:val="0"/>
                <w:sz w:val="30"/>
                <w:szCs w:val="30"/>
              </w:rPr>
              <w:t xml:space="preserve">   </w:t>
            </w:r>
            <w:r>
              <w:rPr>
                <w:rFonts w:hint="eastAsia" w:ascii="方正粗黑宋简体" w:hAnsi="方正粗黑宋简体" w:eastAsia="方正粗黑宋简体"/>
                <w:kern w:val="0"/>
                <w:sz w:val="30"/>
                <w:szCs w:val="30"/>
              </w:rPr>
              <w:t>组</w:t>
            </w:r>
          </w:p>
        </w:tc>
        <w:tc>
          <w:tcPr>
            <w:tcW w:w="0" w:type="auto"/>
            <w:tcBorders>
              <w:bottom w:val="single" w:color="auto" w:sz="4" w:space="0"/>
            </w:tcBorders>
            <w:vAlign w:val="bottom"/>
          </w:tcPr>
          <w:p w14:paraId="05E4BFE5">
            <w:pPr>
              <w:pStyle w:val="23"/>
              <w:rPr>
                <w:rFonts w:hint="eastAsia" w:ascii="华文楷体" w:hAnsi="华文楷体" w:eastAsia="华文楷体"/>
              </w:rPr>
            </w:pPr>
            <w:r>
              <w:rPr>
                <w:rFonts w:hint="eastAsia" w:ascii="华文楷体" w:hAnsi="华文楷体" w:eastAsia="华文楷体"/>
              </w:rPr>
              <w:t>1</w:t>
            </w:r>
            <w:r>
              <w:rPr>
                <w:rFonts w:ascii="华文楷体" w:hAnsi="华文楷体" w:eastAsia="华文楷体"/>
              </w:rPr>
              <w:t>0</w:t>
            </w:r>
            <w:r>
              <w:rPr>
                <w:rFonts w:hint="eastAsia" w:ascii="华文楷体" w:hAnsi="华文楷体" w:eastAsia="华文楷体"/>
                <w:lang w:eastAsia="zh"/>
              </w:rPr>
              <w:t>3</w:t>
            </w:r>
            <w:r>
              <w:rPr>
                <w:rFonts w:ascii="华文楷体" w:hAnsi="华文楷体" w:eastAsia="华文楷体"/>
              </w:rPr>
              <w:t xml:space="preserve"> </w:t>
            </w:r>
            <w:r>
              <w:rPr>
                <w:rFonts w:hint="eastAsia" w:ascii="华文楷体" w:hAnsi="华文楷体" w:eastAsia="华文楷体"/>
                <w:lang w:eastAsia="zh"/>
              </w:rPr>
              <w:t>E</w:t>
            </w:r>
            <w:r>
              <w:rPr>
                <w:rFonts w:ascii="华文楷体" w:hAnsi="华文楷体" w:eastAsia="华文楷体"/>
              </w:rPr>
              <w:t xml:space="preserve"> </w:t>
            </w:r>
            <w:r>
              <w:rPr>
                <w:rFonts w:hint="eastAsia" w:ascii="华文楷体" w:hAnsi="华文楷体" w:eastAsia="华文楷体"/>
                <w:lang w:eastAsia="zh"/>
              </w:rPr>
              <w:t>马弈驰 赵奕程 高飞航 郑新冉</w:t>
            </w:r>
          </w:p>
        </w:tc>
      </w:tr>
      <w:bookmarkEnd w:id="0"/>
      <w:tr w14:paraId="1239401A">
        <w:trPr>
          <w:trHeight w:val="737" w:hRule="exact"/>
        </w:trPr>
        <w:tc>
          <w:tcPr>
            <w:tcW w:w="0" w:type="auto"/>
            <w:vAlign w:val="bottom"/>
          </w:tcPr>
          <w:p w14:paraId="78C618E9">
            <w:pPr>
              <w:pStyle w:val="22"/>
              <w:spacing w:line="240" w:lineRule="auto"/>
              <w:jc w:val="center"/>
              <w:rPr>
                <w:rFonts w:hint="eastAsia" w:ascii="方正粗黑宋简体" w:hAnsi="方正粗黑宋简体" w:eastAsia="方正粗黑宋简体"/>
                <w:spacing w:val="321"/>
                <w:kern w:val="0"/>
                <w:sz w:val="30"/>
                <w:szCs w:val="30"/>
              </w:rPr>
            </w:pPr>
            <w:bookmarkStart w:id="1" w:name="_Hlk131542967"/>
            <w:r>
              <w:rPr>
                <w:rFonts w:hint="eastAsia" w:ascii="方正粗黑宋简体" w:hAnsi="方正粗黑宋简体" w:eastAsia="方正粗黑宋简体"/>
                <w:spacing w:val="300"/>
                <w:kern w:val="0"/>
                <w:sz w:val="30"/>
                <w:szCs w:val="30"/>
                <w:fitText w:val="1200" w:id="-1165155328"/>
              </w:rPr>
              <w:t>学</w:t>
            </w:r>
            <w:r>
              <w:rPr>
                <w:rFonts w:hint="eastAsia" w:ascii="方正粗黑宋简体" w:hAnsi="方正粗黑宋简体" w:eastAsia="方正粗黑宋简体"/>
                <w:spacing w:val="0"/>
                <w:kern w:val="0"/>
                <w:sz w:val="30"/>
                <w:szCs w:val="30"/>
                <w:fitText w:val="1200" w:id="-1165155328"/>
              </w:rPr>
              <w:t>院</w:t>
            </w:r>
          </w:p>
        </w:tc>
        <w:tc>
          <w:tcPr>
            <w:tcW w:w="0" w:type="auto"/>
            <w:tcBorders>
              <w:bottom w:val="single" w:color="auto" w:sz="4" w:space="0"/>
            </w:tcBorders>
            <w:vAlign w:val="bottom"/>
          </w:tcPr>
          <w:p w14:paraId="62B699DB">
            <w:pPr>
              <w:pStyle w:val="23"/>
              <w:rPr>
                <w:rFonts w:hint="eastAsia" w:ascii="华文楷体" w:hAnsi="华文楷体" w:eastAsia="华文楷体"/>
              </w:rPr>
            </w:pPr>
            <w:r>
              <w:rPr>
                <w:rFonts w:hint="eastAsia" w:ascii="华文楷体" w:hAnsi="华文楷体" w:eastAsia="华文楷体"/>
              </w:rPr>
              <w:t>计算机科学与技术学院/软件学院</w:t>
            </w:r>
          </w:p>
        </w:tc>
      </w:tr>
      <w:tr w14:paraId="3A7BECC8">
        <w:trPr>
          <w:trHeight w:val="737" w:hRule="exact"/>
        </w:trPr>
        <w:tc>
          <w:tcPr>
            <w:tcW w:w="0" w:type="auto"/>
            <w:vAlign w:val="bottom"/>
          </w:tcPr>
          <w:p w14:paraId="395CDB3F">
            <w:pPr>
              <w:pStyle w:val="22"/>
              <w:spacing w:line="240" w:lineRule="auto"/>
              <w:jc w:val="center"/>
              <w:rPr>
                <w:rFonts w:hint="eastAsia" w:ascii="方正粗黑宋简体" w:hAnsi="方正粗黑宋简体" w:eastAsia="方正粗黑宋简体"/>
                <w:spacing w:val="321"/>
                <w:kern w:val="0"/>
                <w:sz w:val="30"/>
                <w:szCs w:val="30"/>
              </w:rPr>
            </w:pPr>
            <w:r>
              <w:rPr>
                <w:rFonts w:ascii="方正粗黑宋简体" w:hAnsi="方正粗黑宋简体" w:eastAsia="方正粗黑宋简体"/>
                <w:spacing w:val="300"/>
                <w:kern w:val="0"/>
                <w:sz w:val="30"/>
                <w:szCs w:val="30"/>
                <w:fitText w:val="1200" w:id="-1165155327"/>
              </w:rPr>
              <w:t>专</w:t>
            </w:r>
            <w:r>
              <w:rPr>
                <w:rFonts w:ascii="方正粗黑宋简体" w:hAnsi="方正粗黑宋简体" w:eastAsia="方正粗黑宋简体"/>
                <w:spacing w:val="0"/>
                <w:kern w:val="0"/>
                <w:sz w:val="30"/>
                <w:szCs w:val="30"/>
                <w:fitText w:val="1200" w:id="-1165155327"/>
              </w:rPr>
              <w:t>业</w:t>
            </w:r>
          </w:p>
        </w:tc>
        <w:tc>
          <w:tcPr>
            <w:tcW w:w="0" w:type="auto"/>
            <w:tcBorders>
              <w:top w:val="single" w:color="auto" w:sz="4" w:space="0"/>
              <w:bottom w:val="single" w:color="auto" w:sz="4" w:space="0"/>
            </w:tcBorders>
            <w:vAlign w:val="bottom"/>
          </w:tcPr>
          <w:p w14:paraId="3A53C366">
            <w:pPr>
              <w:pStyle w:val="23"/>
              <w:rPr>
                <w:rFonts w:hint="eastAsia" w:ascii="华文楷体" w:hAnsi="华文楷体" w:eastAsia="华文楷体"/>
              </w:rPr>
            </w:pPr>
            <w:r>
              <w:rPr>
                <w:rFonts w:hint="eastAsia" w:ascii="华文楷体" w:hAnsi="华文楷体" w:eastAsia="华文楷体"/>
              </w:rPr>
              <w:t>计算机科学与技术</w:t>
            </w:r>
          </w:p>
        </w:tc>
      </w:tr>
      <w:tr w14:paraId="48683197">
        <w:trPr>
          <w:trHeight w:val="737" w:hRule="exact"/>
        </w:trPr>
        <w:tc>
          <w:tcPr>
            <w:tcW w:w="0" w:type="auto"/>
            <w:vAlign w:val="bottom"/>
          </w:tcPr>
          <w:p w14:paraId="3F378E7F">
            <w:pPr>
              <w:pStyle w:val="22"/>
              <w:spacing w:line="240" w:lineRule="auto"/>
              <w:jc w:val="center"/>
              <w:rPr>
                <w:rFonts w:hint="eastAsia" w:ascii="方正粗黑宋简体" w:hAnsi="方正粗黑宋简体" w:eastAsia="方正粗黑宋简体"/>
                <w:spacing w:val="321"/>
                <w:kern w:val="0"/>
                <w:sz w:val="30"/>
                <w:szCs w:val="30"/>
              </w:rPr>
            </w:pPr>
            <w:r>
              <w:rPr>
                <w:rFonts w:hint="eastAsia" w:ascii="方正粗黑宋简体" w:hAnsi="方正粗黑宋简体" w:eastAsia="方正粗黑宋简体"/>
                <w:spacing w:val="300"/>
                <w:kern w:val="0"/>
                <w:sz w:val="30"/>
                <w:szCs w:val="30"/>
                <w:fitText w:val="1200" w:id="-1165155326"/>
              </w:rPr>
              <w:t>班</w:t>
            </w:r>
            <w:r>
              <w:rPr>
                <w:rFonts w:hint="eastAsia" w:ascii="方正粗黑宋简体" w:hAnsi="方正粗黑宋简体" w:eastAsia="方正粗黑宋简体"/>
                <w:spacing w:val="0"/>
                <w:kern w:val="0"/>
                <w:sz w:val="30"/>
                <w:szCs w:val="30"/>
                <w:fitText w:val="1200" w:id="-1165155326"/>
              </w:rPr>
              <w:t>级</w:t>
            </w:r>
          </w:p>
        </w:tc>
        <w:tc>
          <w:tcPr>
            <w:tcW w:w="0" w:type="auto"/>
            <w:tcBorders>
              <w:top w:val="single" w:color="auto" w:sz="4" w:space="0"/>
              <w:bottom w:val="single" w:color="auto" w:sz="4" w:space="0"/>
            </w:tcBorders>
            <w:vAlign w:val="bottom"/>
          </w:tcPr>
          <w:p w14:paraId="51626FCF">
            <w:pPr>
              <w:pStyle w:val="23"/>
              <w:rPr>
                <w:rFonts w:hint="eastAsia" w:ascii="华文楷体" w:hAnsi="华文楷体" w:eastAsia="华文楷体"/>
              </w:rPr>
            </w:pPr>
            <w:r>
              <w:rPr>
                <w:rFonts w:ascii="华文楷体" w:hAnsi="华文楷体" w:eastAsia="华文楷体"/>
              </w:rPr>
              <w:t>162</w:t>
            </w:r>
            <w:r>
              <w:rPr>
                <w:rFonts w:hint="eastAsia" w:ascii="华文楷体" w:hAnsi="华文楷体" w:eastAsia="华文楷体"/>
                <w:lang w:eastAsia="zh"/>
              </w:rPr>
              <w:t>3103</w:t>
            </w:r>
          </w:p>
        </w:tc>
      </w:tr>
      <w:bookmarkEnd w:id="1"/>
    </w:tbl>
    <w:p w14:paraId="60433C14">
      <w:pPr>
        <w:rPr>
          <w:rFonts w:ascii="华文新魏" w:hAnsi="Times New Roman" w:eastAsia="华文新魏" w:cs="Times New Roman"/>
          <w:sz w:val="52"/>
          <w:szCs w:val="52"/>
        </w:rPr>
      </w:pPr>
    </w:p>
    <w:p w14:paraId="0E64BD62">
      <w:pPr>
        <w:pStyle w:val="22"/>
        <w:jc w:val="center"/>
        <w:rPr>
          <w:rFonts w:ascii="华文新魏" w:hAnsi="Times New Roman" w:eastAsia="华文新魏" w:cs="Times New Roman"/>
          <w:sz w:val="52"/>
          <w:szCs w:val="52"/>
        </w:rPr>
      </w:pPr>
    </w:p>
    <w:p w14:paraId="16BBF736">
      <w:pPr>
        <w:pStyle w:val="22"/>
        <w:jc w:val="center"/>
        <w:rPr>
          <w:rFonts w:ascii="华文新魏" w:hAnsi="Times New Roman" w:eastAsia="华文新魏" w:cs="Times New Roman"/>
          <w:sz w:val="52"/>
          <w:szCs w:val="52"/>
        </w:rPr>
      </w:pPr>
    </w:p>
    <w:p w14:paraId="4E8E7A78">
      <w:pPr>
        <w:pStyle w:val="22"/>
        <w:jc w:val="center"/>
        <w:rPr>
          <w:rFonts w:ascii="华文新魏" w:hAnsi="Times New Roman" w:eastAsia="华文新魏" w:cs="Times New Roman"/>
          <w:sz w:val="52"/>
          <w:szCs w:val="52"/>
        </w:rPr>
      </w:pPr>
    </w:p>
    <w:p w14:paraId="1A04F101">
      <w:pPr>
        <w:pStyle w:val="22"/>
        <w:jc w:val="center"/>
        <w:rPr>
          <w:rFonts w:ascii="华文新魏" w:hAnsi="Times New Roman" w:eastAsia="华文新魏" w:cs="Times New Roman"/>
          <w:sz w:val="52"/>
          <w:szCs w:val="52"/>
        </w:rPr>
      </w:pPr>
    </w:p>
    <w:p w14:paraId="49C22494">
      <w:pPr>
        <w:pStyle w:val="22"/>
        <w:jc w:val="center"/>
        <w:rPr>
          <w:rFonts w:ascii="华文新魏" w:hAnsi="Times New Roman" w:eastAsia="华文新魏" w:cs="Times New Roman"/>
          <w:sz w:val="52"/>
          <w:szCs w:val="52"/>
        </w:rPr>
      </w:pPr>
    </w:p>
    <w:p w14:paraId="380222A6">
      <w:pPr>
        <w:pStyle w:val="22"/>
        <w:jc w:val="center"/>
        <w:rPr>
          <w:sz w:val="30"/>
          <w:szCs w:val="30"/>
        </w:rPr>
      </w:pPr>
      <w:r>
        <w:rPr>
          <w:rFonts w:ascii="华文新魏" w:hAnsi="Times New Roman" w:eastAsia="华文新魏" w:cs="Times New Roman"/>
          <w:sz w:val="52"/>
          <w:szCs w:val="52"/>
        </w:rPr>
        <w:tab/>
      </w:r>
      <w:r>
        <w:rPr>
          <w:sz w:val="30"/>
          <w:szCs w:val="30"/>
        </w:rPr>
        <w:t>二〇二</w:t>
      </w:r>
      <w:r>
        <w:rPr>
          <w:rFonts w:hint="eastAsia"/>
          <w:sz w:val="30"/>
          <w:szCs w:val="30"/>
          <w:lang w:eastAsia="zh"/>
        </w:rPr>
        <w:t>五</w:t>
      </w:r>
      <w:r>
        <w:rPr>
          <w:sz w:val="30"/>
          <w:szCs w:val="30"/>
        </w:rPr>
        <w:t>年</w:t>
      </w:r>
      <w:r>
        <w:rPr>
          <w:rFonts w:hint="eastAsia"/>
          <w:sz w:val="30"/>
          <w:szCs w:val="30"/>
        </w:rPr>
        <w:t>十一</w:t>
      </w:r>
      <w:r>
        <w:rPr>
          <w:sz w:val="30"/>
          <w:szCs w:val="30"/>
        </w:rPr>
        <w:t>月</w:t>
      </w:r>
    </w:p>
    <w:sdt>
      <w:sdtPr>
        <w:rPr>
          <w:rFonts w:asciiTheme="minorHAnsi" w:hAnsiTheme="minorHAnsi" w:eastAsiaTheme="minorEastAsia" w:cstheme="minorBidi"/>
          <w:color w:val="auto"/>
          <w:kern w:val="2"/>
          <w:sz w:val="21"/>
          <w:szCs w:val="22"/>
          <w:lang w:val="zh-CN"/>
        </w:rPr>
        <w:id w:val="691039714"/>
        <w:docPartObj>
          <w:docPartGallery w:val="Table of Contents"/>
          <w:docPartUnique/>
        </w:docPartObj>
      </w:sdtPr>
      <w:sdtEndPr>
        <w:rPr>
          <w:rStyle w:val="18"/>
          <w:rFonts w:ascii="华文中宋" w:hAnsi="华文中宋" w:eastAsia="华文中宋" w:cstheme="minorBidi"/>
          <w:color w:val="0563C1" w:themeColor="hyperlink"/>
          <w:kern w:val="2"/>
          <w:sz w:val="21"/>
          <w:szCs w:val="22"/>
          <w:u w:val="single"/>
          <w:lang w:val="en-US"/>
          <w14:textFill>
            <w14:solidFill>
              <w14:schemeClr w14:val="hlink"/>
            </w14:solidFill>
          </w14:textFill>
        </w:rPr>
      </w:sdtEndPr>
      <w:sdtContent>
        <w:p w14:paraId="44F80ED3">
          <w:pPr>
            <w:pStyle w:val="29"/>
            <w:spacing w:line="360" w:lineRule="auto"/>
            <w:jc w:val="center"/>
            <w:rPr>
              <w:rFonts w:hint="eastAsia" w:ascii="华文楷体" w:hAnsi="华文楷体" w:eastAsia="华文楷体"/>
              <w:color w:val="auto"/>
              <w:lang w:val="zh-CN"/>
            </w:rPr>
          </w:pPr>
          <w:r>
            <w:rPr>
              <w:rFonts w:hint="eastAsia" w:ascii="华文楷体" w:hAnsi="华文楷体" w:eastAsia="华文楷体"/>
              <w:color w:val="auto"/>
            </w:rPr>
            <w:t>目 录</w:t>
          </w:r>
        </w:p>
        <w:p w14:paraId="7B5D8A4B">
          <w:pPr>
            <w:pStyle w:val="13"/>
            <w:tabs>
              <w:tab w:val="right" w:leader="dot" w:pos="8296"/>
            </w:tabs>
            <w:spacing w:line="360" w:lineRule="auto"/>
            <w:rPr>
              <w:rStyle w:val="18"/>
              <w:rFonts w:hint="eastAsia" w:ascii="华文中宋" w:hAnsi="华文中宋" w:eastAsia="华文中宋"/>
            </w:rPr>
          </w:pPr>
          <w:r>
            <w:rPr>
              <w:rStyle w:val="18"/>
              <w:rFonts w:hint="eastAsia" w:ascii="华文中宋" w:hAnsi="华文中宋" w:eastAsia="华文中宋"/>
            </w:rPr>
            <w:fldChar w:fldCharType="begin"/>
          </w:r>
          <w:r>
            <w:rPr>
              <w:rStyle w:val="18"/>
              <w:rFonts w:hint="eastAsia" w:ascii="华文中宋" w:hAnsi="华文中宋" w:eastAsia="华文中宋"/>
            </w:rPr>
            <w:instrText xml:space="preserve"> TOC \o "1-3" \h \z \u </w:instrText>
          </w:r>
          <w:r>
            <w:rPr>
              <w:rStyle w:val="18"/>
              <w:rFonts w:hint="eastAsia" w:ascii="华文中宋" w:hAnsi="华文中宋" w:eastAsia="华文中宋"/>
            </w:rPr>
            <w:fldChar w:fldCharType="separate"/>
          </w:r>
          <w:r>
            <w:fldChar w:fldCharType="begin"/>
          </w:r>
          <w:r>
            <w:instrText xml:space="preserve"> HYPERLINK \l "_Toc149848655" </w:instrText>
          </w:r>
          <w:r>
            <w:fldChar w:fldCharType="separate"/>
          </w:r>
          <w:r>
            <w:rPr>
              <w:rStyle w:val="18"/>
              <w:rFonts w:ascii="华文中宋" w:hAnsi="华文中宋" w:eastAsia="华文中宋"/>
            </w:rPr>
            <w:t>一、引言</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_Toc149848655 \h </w:instrText>
          </w:r>
          <w:r>
            <w:rPr>
              <w:rStyle w:val="18"/>
              <w:rFonts w:ascii="华文中宋" w:hAnsi="华文中宋" w:eastAsia="华文中宋"/>
            </w:rPr>
            <w:fldChar w:fldCharType="separate"/>
          </w:r>
          <w:r>
            <w:rPr>
              <w:rStyle w:val="18"/>
              <w:rFonts w:ascii="华文中宋" w:hAnsi="华文中宋" w:eastAsia="华文中宋"/>
            </w:rPr>
            <w:t>3</w:t>
          </w:r>
          <w:r>
            <w:rPr>
              <w:rStyle w:val="18"/>
              <w:rFonts w:ascii="华文中宋" w:hAnsi="华文中宋" w:eastAsia="华文中宋"/>
            </w:rPr>
            <w:fldChar w:fldCharType="end"/>
          </w:r>
          <w:r>
            <w:rPr>
              <w:rStyle w:val="18"/>
              <w:rFonts w:ascii="华文中宋" w:hAnsi="华文中宋" w:eastAsia="华文中宋"/>
            </w:rPr>
            <w:fldChar w:fldCharType="end"/>
          </w:r>
        </w:p>
        <w:p w14:paraId="4E8F50B0">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"_Toc149848656" </w:instrText>
          </w:r>
          <w:r>
            <w:fldChar w:fldCharType="separate"/>
          </w:r>
          <w:r>
            <w:rPr>
              <w:rStyle w:val="18"/>
              <w:rFonts w:ascii="华文中宋" w:hAnsi="华文中宋" w:eastAsia="华文中宋"/>
            </w:rPr>
            <w:t>1、编写目的</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_Toc149848656 \h </w:instrText>
          </w:r>
          <w:r>
            <w:rPr>
              <w:rStyle w:val="18"/>
              <w:rFonts w:ascii="华文中宋" w:hAnsi="华文中宋" w:eastAsia="华文中宋"/>
            </w:rPr>
            <w:fldChar w:fldCharType="separate"/>
          </w:r>
          <w:r>
            <w:rPr>
              <w:rStyle w:val="18"/>
              <w:rFonts w:ascii="华文中宋" w:hAnsi="华文中宋" w:eastAsia="华文中宋"/>
            </w:rPr>
            <w:t>3</w:t>
          </w:r>
          <w:r>
            <w:rPr>
              <w:rStyle w:val="18"/>
              <w:rFonts w:ascii="华文中宋" w:hAnsi="华文中宋" w:eastAsia="华文中宋"/>
            </w:rPr>
            <w:fldChar w:fldCharType="end"/>
          </w:r>
          <w:r>
            <w:rPr>
              <w:rStyle w:val="18"/>
              <w:rFonts w:ascii="华文中宋" w:hAnsi="华文中宋" w:eastAsia="华文中宋"/>
            </w:rPr>
            <w:fldChar w:fldCharType="end"/>
          </w:r>
        </w:p>
        <w:p w14:paraId="6B174A13">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"_Toc149848657" </w:instrText>
          </w:r>
          <w:r>
            <w:fldChar w:fldCharType="separate"/>
          </w:r>
          <w:r>
            <w:rPr>
              <w:rStyle w:val="18"/>
              <w:rFonts w:ascii="华文中宋" w:hAnsi="华文中宋" w:eastAsia="华文中宋"/>
            </w:rPr>
            <w:t>2、背景</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_Toc149848657 \h </w:instrText>
          </w:r>
          <w:r>
            <w:rPr>
              <w:rStyle w:val="18"/>
              <w:rFonts w:ascii="华文中宋" w:hAnsi="华文中宋" w:eastAsia="华文中宋"/>
            </w:rPr>
            <w:fldChar w:fldCharType="separate"/>
          </w:r>
          <w:r>
            <w:rPr>
              <w:rStyle w:val="18"/>
              <w:rFonts w:ascii="华文中宋" w:hAnsi="华文中宋" w:eastAsia="华文中宋"/>
            </w:rPr>
            <w:t>3</w:t>
          </w:r>
          <w:r>
            <w:rPr>
              <w:rStyle w:val="18"/>
              <w:rFonts w:ascii="华文中宋" w:hAnsi="华文中宋" w:eastAsia="华文中宋"/>
            </w:rPr>
            <w:fldChar w:fldCharType="end"/>
          </w:r>
          <w:r>
            <w:rPr>
              <w:rStyle w:val="18"/>
              <w:rFonts w:ascii="华文中宋" w:hAnsi="华文中宋" w:eastAsia="华文中宋"/>
            </w:rPr>
            <w:fldChar w:fldCharType="end"/>
          </w:r>
        </w:p>
        <w:p w14:paraId="7781A872">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"_Toc149848658" </w:instrText>
          </w:r>
          <w:r>
            <w:fldChar w:fldCharType="separate"/>
          </w:r>
          <w:r>
            <w:rPr>
              <w:rStyle w:val="18"/>
              <w:rFonts w:ascii="华文中宋" w:hAnsi="华文中宋" w:eastAsia="华文中宋"/>
            </w:rPr>
            <w:t>3、定义</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_Toc149848658 \h </w:instrText>
          </w:r>
          <w:r>
            <w:rPr>
              <w:rStyle w:val="18"/>
              <w:rFonts w:ascii="华文中宋" w:hAnsi="华文中宋" w:eastAsia="华文中宋"/>
            </w:rPr>
            <w:fldChar w:fldCharType="separate"/>
          </w:r>
          <w:r>
            <w:rPr>
              <w:rStyle w:val="18"/>
              <w:rFonts w:ascii="华文中宋" w:hAnsi="华文中宋" w:eastAsia="华文中宋"/>
            </w:rPr>
            <w:t>3</w:t>
          </w:r>
          <w:r>
            <w:rPr>
              <w:rStyle w:val="18"/>
              <w:rFonts w:ascii="华文中宋" w:hAnsi="华文中宋" w:eastAsia="华文中宋"/>
            </w:rPr>
            <w:fldChar w:fldCharType="end"/>
          </w:r>
          <w:r>
            <w:rPr>
              <w:rStyle w:val="18"/>
              <w:rFonts w:ascii="华文中宋" w:hAnsi="华文中宋" w:eastAsia="华文中宋"/>
            </w:rPr>
            <w:fldChar w:fldCharType="end"/>
          </w:r>
        </w:p>
        <w:p w14:paraId="44280CD5">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"_Toc149848659" </w:instrText>
          </w:r>
          <w:r>
            <w:fldChar w:fldCharType="separate"/>
          </w:r>
          <w:r>
            <w:rPr>
              <w:rStyle w:val="18"/>
              <w:rFonts w:ascii="华文中宋" w:hAnsi="华文中宋" w:eastAsia="华文中宋"/>
            </w:rPr>
            <w:t>4、参考文献</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_Toc149848659 \h </w:instrText>
          </w:r>
          <w:r>
            <w:rPr>
              <w:rStyle w:val="18"/>
              <w:rFonts w:ascii="华文中宋" w:hAnsi="华文中宋" w:eastAsia="华文中宋"/>
            </w:rPr>
            <w:fldChar w:fldCharType="separate"/>
          </w:r>
          <w:r>
            <w:rPr>
              <w:rStyle w:val="18"/>
              <w:rFonts w:ascii="华文中宋" w:hAnsi="华文中宋" w:eastAsia="华文中宋"/>
            </w:rPr>
            <w:t>4</w:t>
          </w:r>
          <w:r>
            <w:rPr>
              <w:rStyle w:val="18"/>
              <w:rFonts w:ascii="华文中宋" w:hAnsi="华文中宋" w:eastAsia="华文中宋"/>
            </w:rPr>
            <w:fldChar w:fldCharType="end"/>
          </w:r>
          <w:r>
            <w:rPr>
              <w:rStyle w:val="18"/>
              <w:rFonts w:ascii="华文中宋" w:hAnsi="华文中宋" w:eastAsia="华文中宋"/>
            </w:rPr>
            <w:fldChar w:fldCharType="end"/>
          </w:r>
        </w:p>
        <w:p w14:paraId="4F81251D">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"_Toc149848660" </w:instrText>
          </w:r>
          <w:r>
            <w:fldChar w:fldCharType="separate"/>
          </w:r>
          <w:r>
            <w:rPr>
              <w:rStyle w:val="18"/>
              <w:rFonts w:ascii="华文中宋" w:hAnsi="华文中宋" w:eastAsia="华文中宋"/>
            </w:rPr>
            <w:t>二、系统结构模型</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_Toc149848660 \h </w:instrText>
          </w:r>
          <w:r>
            <w:rPr>
              <w:rStyle w:val="18"/>
              <w:rFonts w:ascii="华文中宋" w:hAnsi="华文中宋" w:eastAsia="华文中宋"/>
            </w:rPr>
            <w:fldChar w:fldCharType="separate"/>
          </w:r>
          <w:r>
            <w:rPr>
              <w:rStyle w:val="18"/>
              <w:rFonts w:ascii="华文中宋" w:hAnsi="华文中宋" w:eastAsia="华文中宋"/>
            </w:rPr>
            <w:t>5</w:t>
          </w:r>
          <w:r>
            <w:rPr>
              <w:rStyle w:val="18"/>
              <w:rFonts w:ascii="华文中宋" w:hAnsi="华文中宋" w:eastAsia="华文中宋"/>
            </w:rPr>
            <w:fldChar w:fldCharType="end"/>
          </w:r>
          <w:r>
            <w:rPr>
              <w:rStyle w:val="18"/>
              <w:rFonts w:ascii="华文中宋" w:hAnsi="华文中宋" w:eastAsia="华文中宋"/>
            </w:rPr>
            <w:fldChar w:fldCharType="end"/>
          </w:r>
        </w:p>
        <w:p w14:paraId="2879AC4B">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"_Toc149848661" </w:instrText>
          </w:r>
          <w:r>
            <w:fldChar w:fldCharType="separate"/>
          </w:r>
          <w:r>
            <w:rPr>
              <w:rStyle w:val="18"/>
              <w:rFonts w:ascii="华文中宋" w:hAnsi="华文中宋" w:eastAsia="华文中宋"/>
            </w:rPr>
            <w:t>1、初始对象表</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_Toc149848661 \h </w:instrText>
          </w:r>
          <w:r>
            <w:rPr>
              <w:rStyle w:val="18"/>
              <w:rFonts w:ascii="华文中宋" w:hAnsi="华文中宋" w:eastAsia="华文中宋"/>
            </w:rPr>
            <w:fldChar w:fldCharType="separate"/>
          </w:r>
          <w:r>
            <w:rPr>
              <w:rStyle w:val="18"/>
              <w:rFonts w:ascii="华文中宋" w:hAnsi="华文中宋" w:eastAsia="华文中宋"/>
            </w:rPr>
            <w:t>5</w:t>
          </w:r>
          <w:r>
            <w:rPr>
              <w:rStyle w:val="18"/>
              <w:rFonts w:ascii="华文中宋" w:hAnsi="华文中宋" w:eastAsia="华文中宋"/>
            </w:rPr>
            <w:fldChar w:fldCharType="end"/>
          </w:r>
          <w:r>
            <w:rPr>
              <w:rStyle w:val="18"/>
              <w:rFonts w:ascii="华文中宋" w:hAnsi="华文中宋" w:eastAsia="华文中宋"/>
            </w:rPr>
            <w:fldChar w:fldCharType="end"/>
          </w:r>
        </w:p>
        <w:p w14:paraId="5ED37C28">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"_Toc149848662" </w:instrText>
          </w:r>
          <w:r>
            <w:fldChar w:fldCharType="separate"/>
          </w:r>
          <w:r>
            <w:rPr>
              <w:rStyle w:val="18"/>
              <w:rFonts w:ascii="华文中宋" w:hAnsi="华文中宋" w:eastAsia="华文中宋"/>
            </w:rPr>
            <w:t>2、初始类图</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_Toc149848662 \h </w:instrText>
          </w:r>
          <w:r>
            <w:rPr>
              <w:rStyle w:val="18"/>
              <w:rFonts w:ascii="华文中宋" w:hAnsi="华文中宋" w:eastAsia="华文中宋"/>
            </w:rPr>
            <w:fldChar w:fldCharType="separate"/>
          </w:r>
          <w:r>
            <w:rPr>
              <w:rStyle w:val="18"/>
              <w:rFonts w:ascii="华文中宋" w:hAnsi="华文中宋" w:eastAsia="华文中宋"/>
            </w:rPr>
            <w:t>6</w:t>
          </w:r>
          <w:r>
            <w:rPr>
              <w:rStyle w:val="18"/>
              <w:rFonts w:ascii="华文中宋" w:hAnsi="华文中宋" w:eastAsia="华文中宋"/>
            </w:rPr>
            <w:fldChar w:fldCharType="end"/>
          </w:r>
          <w:r>
            <w:rPr>
              <w:rStyle w:val="18"/>
              <w:rFonts w:ascii="华文中宋" w:hAnsi="华文中宋" w:eastAsia="华文中宋"/>
            </w:rPr>
            <w:fldChar w:fldCharType="end"/>
          </w:r>
        </w:p>
        <w:p w14:paraId="724EEC3C">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"_Toc149848663" </w:instrText>
          </w:r>
          <w:r>
            <w:fldChar w:fldCharType="separate"/>
          </w:r>
          <w:r>
            <w:rPr>
              <w:rStyle w:val="18"/>
              <w:rFonts w:ascii="华文中宋" w:hAnsi="华文中宋" w:eastAsia="华文中宋"/>
            </w:rPr>
            <w:t>3、细化类图</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_Toc149848663 \h </w:instrText>
          </w:r>
          <w:r>
            <w:rPr>
              <w:rStyle w:val="18"/>
              <w:rFonts w:ascii="华文中宋" w:hAnsi="华文中宋" w:eastAsia="华文中宋"/>
            </w:rPr>
            <w:fldChar w:fldCharType="separate"/>
          </w:r>
          <w:r>
            <w:rPr>
              <w:rStyle w:val="18"/>
              <w:rFonts w:ascii="华文中宋" w:hAnsi="华文中宋" w:eastAsia="华文中宋"/>
            </w:rPr>
            <w:t>6</w:t>
          </w:r>
          <w:r>
            <w:rPr>
              <w:rStyle w:val="18"/>
              <w:rFonts w:ascii="华文中宋" w:hAnsi="华文中宋" w:eastAsia="华文中宋"/>
            </w:rPr>
            <w:fldChar w:fldCharType="end"/>
          </w:r>
          <w:r>
            <w:rPr>
              <w:rStyle w:val="18"/>
              <w:rFonts w:ascii="华文中宋" w:hAnsi="华文中宋" w:eastAsia="华文中宋"/>
            </w:rPr>
            <w:fldChar w:fldCharType="end"/>
          </w:r>
        </w:p>
        <w:p w14:paraId="58C9B49A">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"_Toc149848664" </w:instrText>
          </w:r>
          <w:r>
            <w:fldChar w:fldCharType="separate"/>
          </w:r>
          <w:r>
            <w:rPr>
              <w:rStyle w:val="18"/>
              <w:rFonts w:ascii="华文中宋" w:hAnsi="华文中宋" w:eastAsia="华文中宋"/>
            </w:rPr>
            <w:t>3.1属性的识别</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_Toc149848664 \h </w:instrText>
          </w:r>
          <w:r>
            <w:rPr>
              <w:rStyle w:val="18"/>
              <w:rFonts w:ascii="华文中宋" w:hAnsi="华文中宋" w:eastAsia="华文中宋"/>
            </w:rPr>
            <w:fldChar w:fldCharType="separate"/>
          </w:r>
          <w:r>
            <w:rPr>
              <w:rStyle w:val="18"/>
              <w:rFonts w:ascii="华文中宋" w:hAnsi="华文中宋" w:eastAsia="华文中宋"/>
            </w:rPr>
            <w:t>6</w:t>
          </w:r>
          <w:r>
            <w:rPr>
              <w:rStyle w:val="18"/>
              <w:rFonts w:ascii="华文中宋" w:hAnsi="华文中宋" w:eastAsia="华文中宋"/>
            </w:rPr>
            <w:fldChar w:fldCharType="end"/>
          </w:r>
          <w:r>
            <w:rPr>
              <w:rStyle w:val="18"/>
              <w:rFonts w:ascii="华文中宋" w:hAnsi="华文中宋" w:eastAsia="华文中宋"/>
            </w:rPr>
            <w:fldChar w:fldCharType="end"/>
          </w:r>
        </w:p>
        <w:p w14:paraId="4D226D0F">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"_Toc149848665" </w:instrText>
          </w:r>
          <w:r>
            <w:fldChar w:fldCharType="separate"/>
          </w:r>
          <w:r>
            <w:rPr>
              <w:rStyle w:val="18"/>
              <w:rFonts w:ascii="华文中宋" w:hAnsi="华文中宋" w:eastAsia="华文中宋"/>
            </w:rPr>
            <w:t>3.2操作的识别</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_Toc149848665 \h </w:instrText>
          </w:r>
          <w:r>
            <w:rPr>
              <w:rStyle w:val="18"/>
              <w:rFonts w:ascii="华文中宋" w:hAnsi="华文中宋" w:eastAsia="华文中宋"/>
            </w:rPr>
            <w:fldChar w:fldCharType="separate"/>
          </w:r>
          <w:r>
            <w:rPr>
              <w:rStyle w:val="18"/>
              <w:rFonts w:ascii="华文中宋" w:hAnsi="华文中宋" w:eastAsia="华文中宋"/>
            </w:rPr>
            <w:t>9</w:t>
          </w:r>
          <w:r>
            <w:rPr>
              <w:rStyle w:val="18"/>
              <w:rFonts w:ascii="华文中宋" w:hAnsi="华文中宋" w:eastAsia="华文中宋"/>
            </w:rPr>
            <w:fldChar w:fldCharType="end"/>
          </w:r>
          <w:r>
            <w:rPr>
              <w:rStyle w:val="18"/>
              <w:rFonts w:ascii="华文中宋" w:hAnsi="华文中宋" w:eastAsia="华文中宋"/>
            </w:rPr>
            <w:fldChar w:fldCharType="end"/>
          </w:r>
        </w:p>
        <w:p w14:paraId="3CBEAE9E">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"_Toc149848666" </w:instrText>
          </w:r>
          <w:r>
            <w:fldChar w:fldCharType="separate"/>
          </w:r>
          <w:r>
            <w:rPr>
              <w:rStyle w:val="18"/>
              <w:rFonts w:ascii="华文中宋" w:hAnsi="华文中宋" w:eastAsia="华文中宋"/>
            </w:rPr>
            <w:t>4、三层精化类图</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_Toc149848666 \h </w:instrText>
          </w:r>
          <w:r>
            <w:rPr>
              <w:rStyle w:val="18"/>
              <w:rFonts w:ascii="华文中宋" w:hAnsi="华文中宋" w:eastAsia="华文中宋"/>
            </w:rPr>
            <w:fldChar w:fldCharType="separate"/>
          </w:r>
          <w:r>
            <w:rPr>
              <w:rStyle w:val="18"/>
              <w:rFonts w:ascii="华文中宋" w:hAnsi="华文中宋" w:eastAsia="华文中宋"/>
            </w:rPr>
            <w:t>14</w:t>
          </w:r>
          <w:r>
            <w:rPr>
              <w:rStyle w:val="18"/>
              <w:rFonts w:ascii="华文中宋" w:hAnsi="华文中宋" w:eastAsia="华文中宋"/>
            </w:rPr>
            <w:fldChar w:fldCharType="end"/>
          </w:r>
          <w:r>
            <w:rPr>
              <w:rStyle w:val="18"/>
              <w:rFonts w:ascii="华文中宋" w:hAnsi="华文中宋" w:eastAsia="华文中宋"/>
            </w:rPr>
            <w:fldChar w:fldCharType="end"/>
          </w:r>
        </w:p>
        <w:p w14:paraId="7A3DB8E3">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"_Toc149848667" </w:instrText>
          </w:r>
          <w:r>
            <w:fldChar w:fldCharType="separate"/>
          </w:r>
          <w:r>
            <w:rPr>
              <w:rStyle w:val="18"/>
              <w:rFonts w:ascii="华文中宋" w:hAnsi="华文中宋" w:eastAsia="华文中宋"/>
            </w:rPr>
            <w:t>三、系统行为模型</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_Toc149848667 \h </w:instrText>
          </w:r>
          <w:r>
            <w:rPr>
              <w:rStyle w:val="18"/>
              <w:rFonts w:ascii="华文中宋" w:hAnsi="华文中宋" w:eastAsia="华文中宋"/>
            </w:rPr>
            <w:fldChar w:fldCharType="separate"/>
          </w:r>
          <w:r>
            <w:rPr>
              <w:rStyle w:val="18"/>
              <w:rFonts w:ascii="华文中宋" w:hAnsi="华文中宋" w:eastAsia="华文中宋"/>
            </w:rPr>
            <w:t>17</w:t>
          </w:r>
          <w:r>
            <w:rPr>
              <w:rStyle w:val="18"/>
              <w:rFonts w:ascii="华文中宋" w:hAnsi="华文中宋" w:eastAsia="华文中宋"/>
            </w:rPr>
            <w:fldChar w:fldCharType="end"/>
          </w:r>
          <w:r>
            <w:rPr>
              <w:rStyle w:val="18"/>
              <w:rFonts w:ascii="华文中宋" w:hAnsi="华文中宋" w:eastAsia="华文中宋"/>
            </w:rPr>
            <w:fldChar w:fldCharType="end"/>
          </w:r>
        </w:p>
        <w:p w14:paraId="2CEAE656">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"_Toc149848668" </w:instrText>
          </w:r>
          <w:r>
            <w:fldChar w:fldCharType="separate"/>
          </w:r>
          <w:r>
            <w:rPr>
              <w:rStyle w:val="18"/>
              <w:rFonts w:ascii="华文中宋" w:hAnsi="华文中宋" w:eastAsia="华文中宋"/>
            </w:rPr>
            <w:t>1、交互模型</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_Toc149848668 \h </w:instrText>
          </w:r>
          <w:r>
            <w:rPr>
              <w:rStyle w:val="18"/>
              <w:rFonts w:ascii="华文中宋" w:hAnsi="华文中宋" w:eastAsia="华文中宋"/>
            </w:rPr>
            <w:fldChar w:fldCharType="separate"/>
          </w:r>
          <w:r>
            <w:rPr>
              <w:rStyle w:val="18"/>
              <w:rFonts w:ascii="华文中宋" w:hAnsi="华文中宋" w:eastAsia="华文中宋"/>
            </w:rPr>
            <w:t>17</w:t>
          </w:r>
          <w:r>
            <w:rPr>
              <w:rStyle w:val="18"/>
              <w:rFonts w:ascii="华文中宋" w:hAnsi="华文中宋" w:eastAsia="华文中宋"/>
            </w:rPr>
            <w:fldChar w:fldCharType="end"/>
          </w:r>
          <w:r>
            <w:rPr>
              <w:rStyle w:val="18"/>
              <w:rFonts w:ascii="华文中宋" w:hAnsi="华文中宋" w:eastAsia="华文中宋"/>
            </w:rPr>
            <w:fldChar w:fldCharType="end"/>
          </w:r>
        </w:p>
        <w:p w14:paraId="4A932D1C">
          <w:pPr>
            <w:pStyle w:val="13"/>
            <w:tabs>
              <w:tab w:val="right" w:leader="dot" w:pos="8296"/>
            </w:tabs>
            <w:spacing w:line="360" w:lineRule="auto"/>
            <w:rPr>
              <w:rStyle w:val="18"/>
              <w:rFonts w:hint="eastAsia" w:ascii="华文中宋" w:hAnsi="华文中宋" w:eastAsia="华文中宋"/>
            </w:rPr>
          </w:pPr>
          <w:r>
            <w:fldChar w:fldCharType="begin"/>
          </w:r>
          <w:r>
            <w:instrText xml:space="preserve"> HYPERLINK \l "_Toc149848669" </w:instrText>
          </w:r>
          <w:r>
            <w:fldChar w:fldCharType="separate"/>
          </w:r>
          <w:r>
            <w:rPr>
              <w:rStyle w:val="18"/>
              <w:rFonts w:ascii="华文中宋" w:hAnsi="华文中宋" w:eastAsia="华文中宋"/>
            </w:rPr>
            <w:t>2、状态模型</w:t>
          </w:r>
          <w:r>
            <w:rPr>
              <w:rStyle w:val="18"/>
              <w:rFonts w:ascii="华文中宋" w:hAnsi="华文中宋" w:eastAsia="华文中宋"/>
            </w:rPr>
            <w:tab/>
          </w:r>
          <w:r>
            <w:rPr>
              <w:rStyle w:val="18"/>
              <w:rFonts w:ascii="华文中宋" w:hAnsi="华文中宋" w:eastAsia="华文中宋"/>
            </w:rPr>
            <w:fldChar w:fldCharType="begin"/>
          </w:r>
          <w:r>
            <w:rPr>
              <w:rStyle w:val="18"/>
              <w:rFonts w:ascii="华文中宋" w:hAnsi="华文中宋" w:eastAsia="华文中宋"/>
            </w:rPr>
            <w:instrText xml:space="preserve"> PAGEREF _Toc149848669 \h </w:instrText>
          </w:r>
          <w:r>
            <w:rPr>
              <w:rStyle w:val="18"/>
              <w:rFonts w:ascii="华文中宋" w:hAnsi="华文中宋" w:eastAsia="华文中宋"/>
            </w:rPr>
            <w:fldChar w:fldCharType="separate"/>
          </w:r>
          <w:r>
            <w:rPr>
              <w:rStyle w:val="18"/>
              <w:rFonts w:ascii="华文中宋" w:hAnsi="华文中宋" w:eastAsia="华文中宋"/>
            </w:rPr>
            <w:t>29</w:t>
          </w:r>
          <w:r>
            <w:rPr>
              <w:rStyle w:val="18"/>
              <w:rFonts w:ascii="华文中宋" w:hAnsi="华文中宋" w:eastAsia="华文中宋"/>
            </w:rPr>
            <w:fldChar w:fldCharType="end"/>
          </w:r>
          <w:r>
            <w:rPr>
              <w:rStyle w:val="18"/>
              <w:rFonts w:ascii="华文中宋" w:hAnsi="华文中宋" w:eastAsia="华文中宋"/>
            </w:rPr>
            <w:fldChar w:fldCharType="end"/>
          </w:r>
        </w:p>
        <w:p w14:paraId="0B366A09">
          <w:pPr>
            <w:pStyle w:val="13"/>
            <w:tabs>
              <w:tab w:val="right" w:leader="dot" w:pos="8296"/>
            </w:tabs>
            <w:spacing w:line="360" w:lineRule="auto"/>
            <w:rPr>
              <w:rStyle w:val="18"/>
              <w:rFonts w:hint="eastAsia" w:ascii="华文中宋" w:hAnsi="华文中宋" w:eastAsia="华文中宋"/>
            </w:rPr>
          </w:pPr>
          <w:r>
            <w:rPr>
              <w:rStyle w:val="18"/>
              <w:rFonts w:hint="eastAsia" w:ascii="华文中宋" w:hAnsi="华文中宋" w:eastAsia="华文中宋"/>
            </w:rPr>
            <w:fldChar w:fldCharType="end"/>
          </w:r>
        </w:p>
      </w:sdtContent>
    </w:sdt>
    <w:p w14:paraId="418E8D19">
      <w:pPr>
        <w:pStyle w:val="22"/>
        <w:jc w:val="center"/>
        <w:rPr>
          <w:sz w:val="30"/>
          <w:szCs w:val="30"/>
        </w:rPr>
      </w:pPr>
    </w:p>
    <w:p w14:paraId="14C7C9E8">
      <w:pPr>
        <w:pStyle w:val="22"/>
        <w:jc w:val="center"/>
        <w:rPr>
          <w:sz w:val="30"/>
          <w:szCs w:val="30"/>
        </w:rPr>
      </w:pPr>
    </w:p>
    <w:p w14:paraId="4F998A3E">
      <w:pPr>
        <w:pStyle w:val="22"/>
        <w:jc w:val="center"/>
        <w:rPr>
          <w:sz w:val="30"/>
          <w:szCs w:val="30"/>
        </w:rPr>
      </w:pPr>
    </w:p>
    <w:p w14:paraId="505958DE">
      <w:pPr>
        <w:pStyle w:val="22"/>
        <w:jc w:val="center"/>
        <w:rPr>
          <w:sz w:val="30"/>
          <w:szCs w:val="30"/>
        </w:rPr>
      </w:pPr>
    </w:p>
    <w:p w14:paraId="0EB32F84">
      <w:pPr>
        <w:pStyle w:val="22"/>
        <w:jc w:val="center"/>
        <w:rPr>
          <w:sz w:val="30"/>
          <w:szCs w:val="30"/>
        </w:rPr>
      </w:pPr>
    </w:p>
    <w:p w14:paraId="0B329FE4">
      <w:pPr>
        <w:pStyle w:val="22"/>
        <w:jc w:val="center"/>
        <w:rPr>
          <w:sz w:val="30"/>
          <w:szCs w:val="30"/>
        </w:rPr>
      </w:pPr>
    </w:p>
    <w:p w14:paraId="302CA580">
      <w:pPr>
        <w:pStyle w:val="2"/>
        <w:rPr>
          <w:rFonts w:hint="eastAsia" w:ascii="华文中宋" w:hAnsi="华文中宋" w:eastAsia="华文中宋"/>
          <w:sz w:val="32"/>
          <w:szCs w:val="32"/>
        </w:rPr>
      </w:pPr>
      <w:bookmarkStart w:id="2" w:name="_Toc149848655"/>
      <w:r>
        <w:rPr>
          <w:rFonts w:hint="eastAsia" w:ascii="华文中宋" w:hAnsi="华文中宋" w:eastAsia="华文中宋"/>
          <w:sz w:val="32"/>
          <w:szCs w:val="32"/>
        </w:rPr>
        <w:t>一、引言</w:t>
      </w:r>
      <w:bookmarkEnd w:id="2"/>
    </w:p>
    <w:p w14:paraId="3BD5F7C4">
      <w:pPr>
        <w:pStyle w:val="3"/>
        <w:rPr>
          <w:rFonts w:hint="eastAsia"/>
        </w:rPr>
      </w:pPr>
      <w:bookmarkStart w:id="3" w:name="_Toc149848656"/>
      <w:r>
        <w:rPr>
          <w:rFonts w:hint="eastAsia"/>
        </w:rPr>
        <w:t>1</w:t>
      </w:r>
      <w:r>
        <w:t>、</w:t>
      </w:r>
      <w:r>
        <w:rPr>
          <w:rFonts w:hint="eastAsia"/>
        </w:rPr>
        <w:t>编写目的</w:t>
      </w:r>
      <w:bookmarkEnd w:id="3"/>
    </w:p>
    <w:p w14:paraId="232EC990">
      <w:pPr>
        <w:spacing w:line="360" w:lineRule="auto"/>
        <w:ind w:firstLine="420"/>
        <w:rPr>
          <w:rFonts w:hint="eastAsia" w:ascii="宋体" w:hAnsi="宋体" w:eastAsia="宋体"/>
          <w:lang w:eastAsia="zh"/>
        </w:rPr>
      </w:pPr>
      <w:r>
        <w:rPr>
          <w:rFonts w:hint="eastAsia" w:ascii="宋体" w:hAnsi="宋体" w:eastAsia="宋体"/>
          <w:lang w:eastAsia="zh"/>
        </w:rPr>
        <w:t>需求分析报告是链接用户需求和项目开发的核心桥梁，明确项目要实现的功能、目标和范围，既能统一开发人员内部的认知，也可以和客户明确交付即将开发的软件的内容，方便即时修改，避免了一定程度上的纠纷和项目风险。开发人员内部也可以明确资源分配，预估工作量，工作时长,以采取不同的开发策略。</w:t>
      </w:r>
    </w:p>
    <w:p w14:paraId="790CDD7A">
      <w:pPr>
        <w:spacing w:line="360" w:lineRule="auto"/>
        <w:ind w:firstLine="420"/>
        <w:rPr>
          <w:rFonts w:hint="eastAsia" w:ascii="宋体" w:hAnsi="宋体" w:eastAsia="宋体"/>
        </w:rPr>
      </w:pPr>
      <w:r>
        <w:rPr>
          <w:rFonts w:hint="eastAsia" w:ascii="宋体" w:hAnsi="宋体" w:eastAsia="宋体"/>
        </w:rPr>
        <w:t>预期读者：软件设计者和测试者。</w:t>
      </w:r>
    </w:p>
    <w:p w14:paraId="7D997E0A">
      <w:pPr>
        <w:rPr>
          <w:rFonts w:hint="eastAsia"/>
        </w:rPr>
      </w:pPr>
    </w:p>
    <w:p w14:paraId="0485350E">
      <w:pPr>
        <w:pStyle w:val="3"/>
        <w:rPr>
          <w:rFonts w:hint="eastAsia"/>
        </w:rPr>
      </w:pPr>
      <w:bookmarkStart w:id="4" w:name="_Toc149848657"/>
      <w:r>
        <w:rPr>
          <w:rFonts w:hint="eastAsia"/>
        </w:rPr>
        <w:t>2</w:t>
      </w:r>
      <w:r>
        <w:t>、</w:t>
      </w:r>
      <w:r>
        <w:rPr>
          <w:rFonts w:hint="eastAsia"/>
        </w:rPr>
        <w:t>背景</w:t>
      </w:r>
      <w:bookmarkEnd w:id="4"/>
    </w:p>
    <w:p w14:paraId="05511176">
      <w:pPr>
        <w:ind w:firstLine="420"/>
        <w:rPr>
          <w:rFonts w:hint="eastAsia" w:ascii="宋体" w:hAnsi="宋体" w:eastAsia="宋体"/>
        </w:rPr>
      </w:pPr>
      <w:r>
        <w:rPr>
          <w:rFonts w:hint="eastAsia" w:ascii="宋体" w:hAnsi="宋体" w:eastAsia="宋体"/>
        </w:rPr>
        <w:t>说明：</w:t>
      </w:r>
    </w:p>
    <w:p w14:paraId="12179843">
      <w:pPr>
        <w:numPr>
          <w:ilvl w:val="0"/>
          <w:numId w:val="1"/>
        </w:numPr>
        <w:spacing w:line="360" w:lineRule="auto"/>
        <w:rPr>
          <w:rFonts w:hint="eastAsia" w:ascii="宋体" w:hAnsi="宋体" w:eastAsia="宋体"/>
        </w:rPr>
      </w:pPr>
      <w:r>
        <w:rPr>
          <w:rFonts w:hint="eastAsia" w:ascii="宋体" w:hAnsi="宋体" w:eastAsia="宋体"/>
        </w:rPr>
        <w:t>待开发的软件系统的名称：</w:t>
      </w:r>
      <w:r>
        <w:rPr>
          <w:rFonts w:hint="eastAsia" w:ascii="宋体" w:hAnsi="宋体" w:eastAsia="宋体"/>
          <w:lang w:eastAsia="zh"/>
        </w:rPr>
        <w:t>主题频道交流平台；</w:t>
      </w:r>
    </w:p>
    <w:p w14:paraId="2E390541">
      <w:pPr>
        <w:numPr>
          <w:ilvl w:val="0"/>
          <w:numId w:val="1"/>
        </w:numPr>
        <w:spacing w:line="360" w:lineRule="auto"/>
        <w:rPr>
          <w:rFonts w:hint="eastAsia" w:ascii="宋体" w:hAnsi="宋体" w:eastAsia="宋体"/>
        </w:rPr>
      </w:pPr>
      <w:r>
        <w:rPr>
          <w:rFonts w:hint="eastAsia" w:ascii="宋体" w:hAnsi="宋体" w:eastAsia="宋体"/>
        </w:rPr>
        <w:t>本项目的任务提出者：</w:t>
      </w:r>
      <w:r>
        <w:rPr>
          <w:rFonts w:hint="eastAsia" w:ascii="宋体" w:hAnsi="宋体" w:eastAsia="宋体"/>
          <w:lang w:eastAsia="zh"/>
        </w:rPr>
        <w:t>马弈驰 赵奕程 高飞航 郑新冉</w:t>
      </w:r>
      <w:r>
        <w:rPr>
          <w:rFonts w:hint="eastAsia" w:ascii="宋体" w:hAnsi="宋体" w:eastAsia="宋体"/>
        </w:rPr>
        <w:t>；</w:t>
      </w:r>
    </w:p>
    <w:p w14:paraId="5C8B49F4">
      <w:pPr>
        <w:numPr>
          <w:ilvl w:val="0"/>
          <w:numId w:val="1"/>
        </w:numPr>
        <w:spacing w:line="360" w:lineRule="auto"/>
        <w:rPr>
          <w:rFonts w:hint="eastAsia" w:ascii="宋体" w:hAnsi="宋体" w:eastAsia="宋体"/>
        </w:rPr>
      </w:pPr>
      <w:r>
        <w:rPr>
          <w:rFonts w:hint="eastAsia" w:ascii="宋体" w:hAnsi="宋体" w:eastAsia="宋体"/>
        </w:rPr>
        <w:t>本项目的任务开发者：</w:t>
      </w:r>
      <w:r>
        <w:rPr>
          <w:rFonts w:hint="eastAsia" w:ascii="宋体" w:hAnsi="宋体" w:eastAsia="宋体"/>
          <w:lang w:eastAsia="zh"/>
        </w:rPr>
        <w:t>马弈驰 赵奕程 高飞航 郑新冉</w:t>
      </w:r>
      <w:r>
        <w:rPr>
          <w:rFonts w:hint="eastAsia" w:ascii="宋体" w:hAnsi="宋体" w:eastAsia="宋体"/>
        </w:rPr>
        <w:t>；</w:t>
      </w:r>
    </w:p>
    <w:p w14:paraId="66A11072">
      <w:pPr>
        <w:numPr>
          <w:ilvl w:val="0"/>
          <w:numId w:val="1"/>
        </w:numPr>
        <w:spacing w:line="360" w:lineRule="auto"/>
        <w:rPr>
          <w:rFonts w:hint="eastAsia" w:ascii="宋体" w:hAnsi="宋体" w:eastAsia="宋体"/>
        </w:rPr>
      </w:pPr>
      <w:r>
        <w:rPr>
          <w:rFonts w:hint="eastAsia" w:ascii="宋体" w:hAnsi="宋体" w:eastAsia="宋体"/>
        </w:rPr>
        <w:t>用户：</w:t>
      </w:r>
      <w:r>
        <w:rPr>
          <w:rFonts w:hint="eastAsia" w:ascii="宋体" w:hAnsi="宋体" w:eastAsia="宋体"/>
          <w:lang w:eastAsia="zh"/>
        </w:rPr>
        <w:t>需要线上交流，寻找感兴趣主题的网民、需要统一管理的团队、需要传播信息，分享资源的博主</w:t>
      </w:r>
      <w:r>
        <w:rPr>
          <w:rFonts w:hint="eastAsia" w:ascii="宋体" w:hAnsi="宋体" w:eastAsia="宋体"/>
        </w:rPr>
        <w:t>。</w:t>
      </w:r>
    </w:p>
    <w:p w14:paraId="4C00DA74">
      <w:pPr>
        <w:numPr>
          <w:ilvl w:val="0"/>
          <w:numId w:val="1"/>
        </w:numPr>
        <w:spacing w:line="360" w:lineRule="auto"/>
        <w:rPr>
          <w:rFonts w:hint="eastAsia" w:ascii="宋体" w:hAnsi="宋体" w:eastAsia="宋体"/>
        </w:rPr>
      </w:pPr>
      <w:r>
        <w:rPr>
          <w:rFonts w:hint="eastAsia" w:ascii="宋体" w:hAnsi="宋体" w:eastAsia="宋体"/>
        </w:rPr>
        <w:t>实现该软件的计算中心或计算机网络：南京航空航天大学计算中心。</w:t>
      </w:r>
    </w:p>
    <w:p w14:paraId="57C96357">
      <w:pPr>
        <w:rPr>
          <w:rFonts w:hint="eastAsia"/>
        </w:rPr>
      </w:pPr>
    </w:p>
    <w:p w14:paraId="63F4DA38">
      <w:pPr>
        <w:pStyle w:val="3"/>
        <w:rPr>
          <w:rFonts w:hint="eastAsia"/>
        </w:rPr>
      </w:pPr>
      <w:bookmarkStart w:id="5" w:name="_Toc149848658"/>
      <w:r>
        <w:rPr>
          <w:rFonts w:hint="eastAsia"/>
        </w:rPr>
        <w:t>3、定义</w:t>
      </w:r>
      <w:bookmarkEnd w:id="5"/>
    </w:p>
    <w:tbl>
      <w:tblPr>
        <w:tblStyle w:val="16"/>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287"/>
      </w:tblGrid>
      <w:tr w14:paraId="6EAF9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tcPr>
          <w:p w14:paraId="43647979">
            <w:pPr>
              <w:spacing w:line="360" w:lineRule="auto"/>
              <w:jc w:val="center"/>
              <w:rPr>
                <w:rFonts w:hint="eastAsia" w:ascii="宋体" w:hAnsi="宋体" w:eastAsia="宋体"/>
              </w:rPr>
            </w:pPr>
            <w:r>
              <w:rPr>
                <w:rFonts w:hint="eastAsia" w:ascii="宋体" w:hAnsi="宋体" w:eastAsia="宋体"/>
              </w:rPr>
              <w:t>名称</w:t>
            </w:r>
          </w:p>
        </w:tc>
        <w:tc>
          <w:tcPr>
            <w:tcW w:w="6287" w:type="dxa"/>
          </w:tcPr>
          <w:p w14:paraId="0094FCB7">
            <w:pPr>
              <w:spacing w:line="360" w:lineRule="auto"/>
              <w:jc w:val="center"/>
              <w:rPr>
                <w:rFonts w:hint="eastAsia" w:ascii="宋体" w:hAnsi="宋体" w:eastAsia="宋体"/>
              </w:rPr>
            </w:pPr>
            <w:r>
              <w:rPr>
                <w:rFonts w:hint="eastAsia" w:ascii="宋体" w:hAnsi="宋体" w:eastAsia="宋体"/>
              </w:rPr>
              <w:t>说明</w:t>
            </w:r>
          </w:p>
        </w:tc>
      </w:tr>
      <w:tr w14:paraId="45EF6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627BFDA9">
            <w:pPr>
              <w:spacing w:line="360" w:lineRule="auto"/>
              <w:jc w:val="center"/>
              <w:rPr>
                <w:rFonts w:hint="eastAsia" w:ascii="宋体" w:hAnsi="宋体" w:eastAsia="宋体"/>
              </w:rPr>
            </w:pPr>
            <w:r>
              <w:rPr>
                <w:rFonts w:hint="eastAsia" w:ascii="宋体" w:hAnsi="宋体" w:eastAsia="宋体"/>
              </w:rPr>
              <w:t>账号</w:t>
            </w:r>
          </w:p>
        </w:tc>
        <w:tc>
          <w:tcPr>
            <w:tcW w:w="6287" w:type="dxa"/>
          </w:tcPr>
          <w:p w14:paraId="49BF2B5D">
            <w:pPr>
              <w:spacing w:line="360" w:lineRule="auto"/>
              <w:jc w:val="left"/>
              <w:rPr>
                <w:rFonts w:hint="eastAsia" w:ascii="宋体" w:hAnsi="宋体" w:eastAsia="宋体"/>
              </w:rPr>
            </w:pPr>
            <w:r>
              <w:rPr>
                <w:rFonts w:hint="eastAsia" w:ascii="宋体" w:hAnsi="宋体" w:eastAsia="宋体"/>
              </w:rPr>
              <w:t>用户注册时登记的用户名（手机</w:t>
            </w:r>
            <w:r>
              <w:rPr>
                <w:rFonts w:hint="eastAsia" w:ascii="宋体" w:hAnsi="宋体" w:eastAsia="宋体"/>
                <w:lang w:eastAsia="zh"/>
              </w:rPr>
              <w:t>号</w:t>
            </w:r>
            <w:r>
              <w:rPr>
                <w:rFonts w:hint="eastAsia" w:ascii="宋体" w:hAnsi="宋体" w:eastAsia="宋体"/>
              </w:rPr>
              <w:t>）及密码</w:t>
            </w:r>
          </w:p>
        </w:tc>
      </w:tr>
      <w:tr w14:paraId="09F4D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0C9BF327">
            <w:pPr>
              <w:spacing w:line="360" w:lineRule="auto"/>
              <w:jc w:val="center"/>
              <w:rPr>
                <w:rFonts w:hint="eastAsia" w:ascii="宋体" w:hAnsi="宋体" w:eastAsia="宋体"/>
              </w:rPr>
            </w:pPr>
            <w:r>
              <w:rPr>
                <w:rFonts w:hint="eastAsia" w:ascii="宋体" w:hAnsi="宋体" w:eastAsia="宋体"/>
              </w:rPr>
              <w:t>用户分类</w:t>
            </w:r>
          </w:p>
        </w:tc>
        <w:tc>
          <w:tcPr>
            <w:tcW w:w="6287" w:type="dxa"/>
          </w:tcPr>
          <w:p w14:paraId="55CBE3F3">
            <w:pPr>
              <w:spacing w:line="360" w:lineRule="auto"/>
              <w:jc w:val="left"/>
              <w:rPr>
                <w:rFonts w:hint="eastAsia" w:ascii="宋体" w:hAnsi="宋体" w:eastAsia="宋体"/>
              </w:rPr>
            </w:pPr>
            <w:r>
              <w:rPr>
                <w:rFonts w:hint="eastAsia" w:ascii="宋体" w:hAnsi="宋体" w:eastAsia="宋体"/>
              </w:rPr>
              <w:t>用户、管理员</w:t>
            </w:r>
          </w:p>
        </w:tc>
      </w:tr>
      <w:tr w14:paraId="47BE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11054E2C">
            <w:pPr>
              <w:spacing w:line="360" w:lineRule="auto"/>
              <w:jc w:val="center"/>
              <w:rPr>
                <w:rFonts w:hint="eastAsia" w:ascii="宋体" w:hAnsi="宋体" w:eastAsia="宋体"/>
              </w:rPr>
            </w:pPr>
            <w:r>
              <w:rPr>
                <w:rFonts w:hint="eastAsia" w:ascii="宋体" w:hAnsi="宋体" w:eastAsia="宋体"/>
              </w:rPr>
              <w:t>账户信息管理</w:t>
            </w:r>
          </w:p>
        </w:tc>
        <w:tc>
          <w:tcPr>
            <w:tcW w:w="6287" w:type="dxa"/>
          </w:tcPr>
          <w:p w14:paraId="13949FAA">
            <w:pPr>
              <w:spacing w:line="360" w:lineRule="auto"/>
              <w:jc w:val="left"/>
              <w:rPr>
                <w:rFonts w:hint="eastAsia" w:ascii="宋体" w:hAnsi="宋体" w:eastAsia="宋体"/>
              </w:rPr>
            </w:pPr>
            <w:r>
              <w:rPr>
                <w:rFonts w:hint="eastAsia" w:ascii="宋体" w:hAnsi="宋体" w:eastAsia="宋体"/>
              </w:rPr>
              <w:t>用户与管理员都可通过该模块对自己的信息进行增加、查询、修改、删除操作，</w:t>
            </w:r>
            <w:r>
              <w:rPr>
                <w:rFonts w:hint="eastAsia" w:ascii="宋体" w:hAnsi="宋体" w:eastAsia="宋体"/>
                <w:color w:val="000000" w:themeColor="text1"/>
                <w14:textFill>
                  <w14:solidFill>
                    <w14:schemeClr w14:val="tx1"/>
                  </w14:solidFill>
                </w14:textFill>
              </w:rPr>
              <w:t>分别对应注册、登录、修改用户信息及找回密码、注销，</w:t>
            </w:r>
            <w:r>
              <w:rPr>
                <w:rFonts w:hint="eastAsia" w:ascii="宋体" w:hAnsi="宋体" w:eastAsia="宋体"/>
              </w:rPr>
              <w:t>管理员拥有对所有用户的信息进行各项操作的权限</w:t>
            </w:r>
          </w:p>
        </w:tc>
      </w:tr>
      <w:tr w14:paraId="444E6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F2B8325">
            <w:pPr>
              <w:spacing w:line="360" w:lineRule="auto"/>
              <w:jc w:val="center"/>
              <w:rPr>
                <w:rFonts w:hint="eastAsia" w:ascii="宋体" w:hAnsi="宋体" w:eastAsia="宋体"/>
              </w:rPr>
            </w:pPr>
            <w:bookmarkStart w:id="6" w:name="_Hlk148548453"/>
            <w:r>
              <w:rPr>
                <w:rFonts w:hint="eastAsia" w:ascii="宋体" w:hAnsi="宋体" w:eastAsia="宋体"/>
                <w:szCs w:val="21"/>
                <w:lang w:eastAsia="zh"/>
              </w:rPr>
              <w:t>创建主题频道</w:t>
            </w:r>
          </w:p>
        </w:tc>
        <w:tc>
          <w:tcPr>
            <w:tcW w:w="6287" w:type="dxa"/>
          </w:tcPr>
          <w:p w14:paraId="23530E0A">
            <w:pPr>
              <w:spacing w:line="360" w:lineRule="auto"/>
              <w:jc w:val="left"/>
              <w:rPr>
                <w:rFonts w:hint="eastAsia" w:ascii="宋体" w:hAnsi="宋体" w:eastAsia="宋体"/>
              </w:rPr>
            </w:pPr>
            <w:r>
              <w:rPr>
                <w:rFonts w:hint="eastAsia" w:ascii="宋体" w:hAnsi="宋体" w:eastAsia="宋体"/>
                <w:szCs w:val="21"/>
              </w:rPr>
              <w:t>用户填写</w:t>
            </w:r>
            <w:r>
              <w:rPr>
                <w:rFonts w:hint="eastAsia" w:ascii="宋体" w:hAnsi="宋体" w:eastAsia="宋体"/>
                <w:szCs w:val="21"/>
                <w:lang w:eastAsia="zh"/>
              </w:rPr>
              <w:t>需要创建的主题频道的信息表单后送审</w:t>
            </w:r>
          </w:p>
        </w:tc>
      </w:tr>
      <w:tr w14:paraId="6A7C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F25D17F">
            <w:pPr>
              <w:spacing w:line="360" w:lineRule="auto"/>
              <w:jc w:val="center"/>
              <w:rPr>
                <w:rFonts w:hint="eastAsia" w:ascii="宋体" w:hAnsi="宋体" w:eastAsia="宋体"/>
                <w:szCs w:val="21"/>
              </w:rPr>
            </w:pPr>
            <w:r>
              <w:rPr>
                <w:rFonts w:hint="eastAsia" w:ascii="宋体" w:hAnsi="宋体" w:eastAsia="宋体"/>
                <w:szCs w:val="21"/>
              </w:rPr>
              <w:t>修改</w:t>
            </w:r>
            <w:r>
              <w:rPr>
                <w:rFonts w:hint="eastAsia" w:ascii="宋体" w:hAnsi="宋体" w:eastAsia="宋体"/>
                <w:szCs w:val="21"/>
                <w:lang w:eastAsia="zh"/>
              </w:rPr>
              <w:t>主题频道信息</w:t>
            </w:r>
          </w:p>
        </w:tc>
        <w:tc>
          <w:tcPr>
            <w:tcW w:w="6287" w:type="dxa"/>
          </w:tcPr>
          <w:p w14:paraId="38E2A910">
            <w:pPr>
              <w:spacing w:line="360" w:lineRule="auto"/>
              <w:jc w:val="left"/>
              <w:rPr>
                <w:rFonts w:hint="eastAsia" w:ascii="宋体" w:hAnsi="宋体" w:eastAsia="宋体"/>
              </w:rPr>
            </w:pPr>
            <w:r>
              <w:rPr>
                <w:rFonts w:hint="eastAsia" w:ascii="宋体" w:hAnsi="宋体" w:eastAsia="宋体"/>
                <w:lang w:eastAsia="zh"/>
              </w:rPr>
              <w:t>创建该频道的用户修改频道信息后送审</w:t>
            </w:r>
          </w:p>
        </w:tc>
      </w:tr>
      <w:tr w14:paraId="1AB4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520EBDE">
            <w:pPr>
              <w:spacing w:line="360" w:lineRule="auto"/>
              <w:jc w:val="center"/>
              <w:rPr>
                <w:rFonts w:hint="eastAsia" w:ascii="宋体" w:hAnsi="宋体" w:eastAsia="宋体"/>
                <w:szCs w:val="21"/>
              </w:rPr>
            </w:pPr>
            <w:r>
              <w:rPr>
                <w:rFonts w:hint="eastAsia" w:ascii="宋体" w:hAnsi="宋体" w:eastAsia="宋体"/>
                <w:szCs w:val="21"/>
                <w:lang w:eastAsia="zh"/>
              </w:rPr>
              <w:t>审核主题频道信息</w:t>
            </w:r>
          </w:p>
        </w:tc>
        <w:tc>
          <w:tcPr>
            <w:tcW w:w="6287" w:type="dxa"/>
          </w:tcPr>
          <w:p w14:paraId="7B05705F">
            <w:pPr>
              <w:spacing w:line="360" w:lineRule="auto"/>
              <w:jc w:val="left"/>
              <w:rPr>
                <w:rFonts w:hint="eastAsia" w:ascii="宋体" w:hAnsi="宋体" w:eastAsia="宋体"/>
              </w:rPr>
            </w:pPr>
            <w:r>
              <w:rPr>
                <w:rFonts w:hint="eastAsia" w:ascii="宋体" w:hAnsi="宋体" w:eastAsia="宋体"/>
                <w:lang w:eastAsia="zh"/>
              </w:rPr>
              <w:t>管理员审核用户待创建的主题频道信息，可以选择允许创建或拒绝创建</w:t>
            </w:r>
          </w:p>
        </w:tc>
      </w:tr>
      <w:tr w14:paraId="51C03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9E9FA3B">
            <w:pPr>
              <w:spacing w:line="360" w:lineRule="auto"/>
              <w:jc w:val="center"/>
              <w:rPr>
                <w:rFonts w:hint="eastAsia" w:ascii="宋体" w:hAnsi="宋体" w:eastAsia="宋体"/>
                <w:szCs w:val="21"/>
              </w:rPr>
            </w:pPr>
            <w:r>
              <w:rPr>
                <w:rFonts w:hint="eastAsia" w:ascii="宋体" w:hAnsi="宋体" w:eastAsia="宋体"/>
                <w:szCs w:val="21"/>
                <w:lang w:eastAsia="zh"/>
              </w:rPr>
              <w:t>解散主题频道</w:t>
            </w:r>
          </w:p>
        </w:tc>
        <w:tc>
          <w:tcPr>
            <w:tcW w:w="6287" w:type="dxa"/>
          </w:tcPr>
          <w:p w14:paraId="1031636E">
            <w:pPr>
              <w:spacing w:line="360" w:lineRule="auto"/>
              <w:jc w:val="left"/>
              <w:rPr>
                <w:rFonts w:hint="eastAsia" w:ascii="宋体" w:hAnsi="宋体" w:eastAsia="宋体"/>
              </w:rPr>
            </w:pPr>
            <w:r>
              <w:rPr>
                <w:rFonts w:hint="eastAsia" w:ascii="宋体" w:hAnsi="宋体" w:eastAsia="宋体"/>
                <w:lang w:eastAsia="zh"/>
              </w:rPr>
              <w:t>创建该频道的用户可以解散主题频道</w:t>
            </w:r>
          </w:p>
        </w:tc>
      </w:tr>
      <w:tr w14:paraId="4CAEE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1D7D3ED4">
            <w:pPr>
              <w:spacing w:line="360" w:lineRule="auto"/>
              <w:jc w:val="center"/>
              <w:rPr>
                <w:rFonts w:hint="eastAsia" w:ascii="宋体" w:hAnsi="宋体" w:eastAsia="宋体"/>
                <w:szCs w:val="21"/>
              </w:rPr>
            </w:pPr>
            <w:r>
              <w:rPr>
                <w:rFonts w:hint="eastAsia" w:ascii="宋体" w:hAnsi="宋体" w:eastAsia="宋体"/>
                <w:szCs w:val="21"/>
                <w:lang w:eastAsia="zh"/>
              </w:rPr>
              <w:t>加入主题频道</w:t>
            </w:r>
          </w:p>
        </w:tc>
        <w:tc>
          <w:tcPr>
            <w:tcW w:w="6287" w:type="dxa"/>
          </w:tcPr>
          <w:p w14:paraId="44C2416E">
            <w:pPr>
              <w:spacing w:line="360" w:lineRule="auto"/>
              <w:jc w:val="left"/>
              <w:rPr>
                <w:rFonts w:hint="eastAsia" w:ascii="宋体" w:hAnsi="宋体" w:eastAsia="宋体"/>
              </w:rPr>
            </w:pPr>
            <w:r>
              <w:rPr>
                <w:rFonts w:hint="eastAsia" w:ascii="宋体" w:hAnsi="宋体" w:eastAsia="宋体"/>
                <w:lang w:eastAsia="zh"/>
              </w:rPr>
              <w:t>所有用户可直接加入任意主题频道</w:t>
            </w:r>
          </w:p>
        </w:tc>
      </w:tr>
      <w:tr w14:paraId="5F4C1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6F3814D">
            <w:pPr>
              <w:spacing w:line="360" w:lineRule="auto"/>
              <w:jc w:val="center"/>
              <w:rPr>
                <w:rFonts w:hint="eastAsia" w:ascii="宋体" w:hAnsi="宋体" w:eastAsia="宋体"/>
                <w:szCs w:val="21"/>
              </w:rPr>
            </w:pPr>
            <w:r>
              <w:rPr>
                <w:rFonts w:hint="eastAsia" w:ascii="宋体" w:hAnsi="宋体" w:eastAsia="宋体"/>
                <w:szCs w:val="21"/>
                <w:lang w:eastAsia="zh"/>
              </w:rPr>
              <w:t>退出主题频道</w:t>
            </w:r>
          </w:p>
        </w:tc>
        <w:tc>
          <w:tcPr>
            <w:tcW w:w="6287" w:type="dxa"/>
          </w:tcPr>
          <w:p w14:paraId="56B455CA">
            <w:pPr>
              <w:spacing w:line="360" w:lineRule="auto"/>
              <w:jc w:val="left"/>
              <w:rPr>
                <w:rFonts w:hint="eastAsia" w:ascii="宋体" w:hAnsi="宋体" w:eastAsia="宋体"/>
              </w:rPr>
            </w:pPr>
            <w:r>
              <w:rPr>
                <w:rFonts w:ascii="宋体" w:hAnsi="宋体" w:eastAsia="宋体"/>
                <w:lang w:eastAsia="zh"/>
              </w:rPr>
              <w:t>用户可退出自己已加入的主题频道</w:t>
            </w:r>
          </w:p>
        </w:tc>
      </w:tr>
      <w:tr w14:paraId="30A79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C6FD7CE">
            <w:pPr>
              <w:spacing w:line="360" w:lineRule="auto"/>
              <w:jc w:val="center"/>
              <w:rPr>
                <w:rFonts w:hint="eastAsia" w:ascii="宋体" w:hAnsi="宋体" w:eastAsia="宋体"/>
                <w:szCs w:val="21"/>
                <w:lang w:eastAsia="zh"/>
              </w:rPr>
            </w:pPr>
            <w:r>
              <w:rPr>
                <w:rFonts w:hint="eastAsia" w:ascii="宋体" w:hAnsi="宋体" w:eastAsia="宋体"/>
                <w:szCs w:val="21"/>
                <w:lang w:eastAsia="zh"/>
              </w:rPr>
              <w:t>查看已加入频道</w:t>
            </w:r>
          </w:p>
        </w:tc>
        <w:tc>
          <w:tcPr>
            <w:tcW w:w="6287" w:type="dxa"/>
          </w:tcPr>
          <w:p w14:paraId="55C12B06">
            <w:pPr>
              <w:spacing w:line="360" w:lineRule="auto"/>
              <w:jc w:val="left"/>
              <w:rPr>
                <w:rFonts w:hint="eastAsia" w:ascii="宋体" w:hAnsi="宋体" w:eastAsia="宋体"/>
                <w:lang w:eastAsia="zh"/>
              </w:rPr>
            </w:pPr>
            <w:r>
              <w:rPr>
                <w:rFonts w:ascii="宋体" w:hAnsi="宋体" w:eastAsia="宋体"/>
                <w:lang w:eastAsia="zh"/>
              </w:rPr>
              <w:t>用户可以查看已加入的主题频道</w:t>
            </w:r>
          </w:p>
        </w:tc>
      </w:tr>
      <w:bookmarkEnd w:id="6"/>
      <w:tr w14:paraId="317C7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0568D193">
            <w:pPr>
              <w:spacing w:line="360" w:lineRule="auto"/>
              <w:jc w:val="center"/>
              <w:rPr>
                <w:rFonts w:hint="eastAsia" w:ascii="宋体" w:hAnsi="宋体" w:eastAsia="宋体"/>
                <w:szCs w:val="21"/>
              </w:rPr>
            </w:pPr>
            <w:r>
              <w:rPr>
                <w:rFonts w:hint="eastAsia" w:ascii="宋体" w:hAnsi="宋体" w:eastAsia="宋体"/>
                <w:szCs w:val="21"/>
                <w:lang w:eastAsia="zh"/>
              </w:rPr>
              <w:t>发布主题帖</w:t>
            </w:r>
          </w:p>
        </w:tc>
        <w:tc>
          <w:tcPr>
            <w:tcW w:w="6287" w:type="dxa"/>
          </w:tcPr>
          <w:p w14:paraId="213CB870">
            <w:pPr>
              <w:spacing w:line="360" w:lineRule="auto"/>
              <w:jc w:val="left"/>
              <w:rPr>
                <w:rFonts w:hint="eastAsia" w:ascii="宋体" w:hAnsi="宋体" w:eastAsia="宋体"/>
              </w:rPr>
            </w:pPr>
            <w:r>
              <w:rPr>
                <w:rFonts w:hint="eastAsia" w:ascii="宋体" w:hAnsi="宋体" w:eastAsia="宋体"/>
                <w:lang w:eastAsia="zh"/>
              </w:rPr>
              <w:t>频道成员可在已加入的主题频道下发布主题帖</w:t>
            </w:r>
          </w:p>
        </w:tc>
      </w:tr>
      <w:tr w14:paraId="67DED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F0DE360">
            <w:pPr>
              <w:spacing w:line="360" w:lineRule="auto"/>
              <w:jc w:val="center"/>
              <w:rPr>
                <w:rFonts w:hint="eastAsia" w:ascii="宋体" w:hAnsi="宋体" w:eastAsia="宋体"/>
                <w:szCs w:val="21"/>
              </w:rPr>
            </w:pPr>
            <w:r>
              <w:rPr>
                <w:rFonts w:hint="eastAsia" w:ascii="宋体" w:hAnsi="宋体" w:eastAsia="宋体"/>
                <w:szCs w:val="21"/>
                <w:lang w:eastAsia="zh"/>
              </w:rPr>
              <w:t>审核主题帖</w:t>
            </w:r>
          </w:p>
        </w:tc>
        <w:tc>
          <w:tcPr>
            <w:tcW w:w="6287" w:type="dxa"/>
          </w:tcPr>
          <w:p w14:paraId="22D887CF">
            <w:pPr>
              <w:spacing w:line="360" w:lineRule="auto"/>
              <w:jc w:val="left"/>
              <w:rPr>
                <w:rFonts w:hint="eastAsia" w:ascii="宋体" w:hAnsi="宋体" w:eastAsia="宋体"/>
              </w:rPr>
            </w:pPr>
            <w:r>
              <w:rPr>
                <w:rFonts w:hint="eastAsia" w:ascii="宋体" w:hAnsi="宋体" w:eastAsia="宋体"/>
                <w:lang w:eastAsia="zh"/>
              </w:rPr>
              <w:t>管理员审核用户发布的主题帖，选择是否同意发布</w:t>
            </w:r>
          </w:p>
        </w:tc>
      </w:tr>
      <w:tr w14:paraId="11C0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6A025EA0">
            <w:pPr>
              <w:spacing w:line="360" w:lineRule="auto"/>
              <w:jc w:val="center"/>
              <w:rPr>
                <w:rFonts w:hint="eastAsia" w:ascii="宋体" w:hAnsi="宋体" w:eastAsia="宋体"/>
                <w:szCs w:val="21"/>
              </w:rPr>
            </w:pPr>
            <w:r>
              <w:rPr>
                <w:rFonts w:hint="eastAsia" w:ascii="宋体" w:hAnsi="宋体" w:eastAsia="宋体"/>
                <w:szCs w:val="21"/>
                <w:lang w:eastAsia="zh"/>
              </w:rPr>
              <w:t>查看主题帖</w:t>
            </w:r>
          </w:p>
        </w:tc>
        <w:tc>
          <w:tcPr>
            <w:tcW w:w="6287" w:type="dxa"/>
          </w:tcPr>
          <w:p w14:paraId="77F51F5A">
            <w:pPr>
              <w:spacing w:line="360" w:lineRule="auto"/>
              <w:jc w:val="left"/>
              <w:rPr>
                <w:rFonts w:hint="eastAsia" w:ascii="宋体" w:hAnsi="宋体" w:eastAsia="宋体"/>
              </w:rPr>
            </w:pPr>
            <w:r>
              <w:rPr>
                <w:rFonts w:hint="eastAsia" w:ascii="宋体" w:hAnsi="宋体" w:eastAsia="宋体"/>
                <w:lang w:eastAsia="zh"/>
              </w:rPr>
              <w:t>任何用户可以查看主题帖的内容</w:t>
            </w:r>
          </w:p>
        </w:tc>
      </w:tr>
      <w:tr w14:paraId="5C10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27419253">
            <w:pPr>
              <w:spacing w:line="360" w:lineRule="auto"/>
              <w:jc w:val="center"/>
              <w:rPr>
                <w:rFonts w:hint="eastAsia" w:ascii="宋体" w:hAnsi="宋体" w:eastAsia="宋体"/>
                <w:szCs w:val="21"/>
              </w:rPr>
            </w:pPr>
            <w:r>
              <w:rPr>
                <w:rFonts w:hint="eastAsia" w:ascii="宋体" w:hAnsi="宋体" w:eastAsia="宋体"/>
                <w:szCs w:val="21"/>
                <w:lang w:eastAsia="zh"/>
              </w:rPr>
              <w:t>收藏主题帖</w:t>
            </w:r>
          </w:p>
        </w:tc>
        <w:tc>
          <w:tcPr>
            <w:tcW w:w="6287" w:type="dxa"/>
          </w:tcPr>
          <w:p w14:paraId="19974A7A">
            <w:pPr>
              <w:spacing w:line="360" w:lineRule="auto"/>
              <w:jc w:val="left"/>
              <w:rPr>
                <w:rFonts w:hint="eastAsia" w:ascii="宋体" w:hAnsi="宋体" w:eastAsia="宋体"/>
              </w:rPr>
            </w:pPr>
            <w:r>
              <w:rPr>
                <w:rFonts w:hint="eastAsia" w:ascii="宋体" w:hAnsi="宋体" w:eastAsia="宋体"/>
                <w:lang w:eastAsia="zh"/>
              </w:rPr>
              <w:t>用户可以收藏感兴趣的主题帖</w:t>
            </w:r>
          </w:p>
        </w:tc>
      </w:tr>
      <w:tr w14:paraId="6CA03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123B7D31">
            <w:pPr>
              <w:spacing w:line="360" w:lineRule="auto"/>
              <w:jc w:val="center"/>
              <w:rPr>
                <w:rFonts w:hint="eastAsia" w:ascii="宋体" w:hAnsi="宋体" w:eastAsia="宋体"/>
                <w:szCs w:val="21"/>
              </w:rPr>
            </w:pPr>
            <w:r>
              <w:rPr>
                <w:rFonts w:hint="eastAsia" w:ascii="宋体" w:hAnsi="宋体" w:eastAsia="宋体"/>
                <w:szCs w:val="21"/>
                <w:lang w:eastAsia="zh"/>
              </w:rPr>
              <w:t>取消收藏主题帖</w:t>
            </w:r>
          </w:p>
        </w:tc>
        <w:tc>
          <w:tcPr>
            <w:tcW w:w="6287" w:type="dxa"/>
          </w:tcPr>
          <w:p w14:paraId="0F3E85D0">
            <w:pPr>
              <w:spacing w:line="360" w:lineRule="auto"/>
              <w:jc w:val="left"/>
              <w:rPr>
                <w:rFonts w:hint="eastAsia" w:ascii="宋体" w:hAnsi="宋体" w:eastAsia="宋体"/>
              </w:rPr>
            </w:pPr>
            <w:r>
              <w:rPr>
                <w:rFonts w:hint="eastAsia" w:ascii="宋体" w:hAnsi="宋体" w:eastAsia="宋体"/>
                <w:lang w:eastAsia="zh"/>
              </w:rPr>
              <w:t>用户可以取消已收藏的主题帖</w:t>
            </w:r>
          </w:p>
        </w:tc>
      </w:tr>
      <w:tr w14:paraId="37452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7249922">
            <w:pPr>
              <w:spacing w:line="360" w:lineRule="auto"/>
              <w:jc w:val="center"/>
              <w:rPr>
                <w:rFonts w:hint="eastAsia" w:ascii="宋体" w:hAnsi="宋体" w:eastAsia="宋体"/>
                <w:szCs w:val="21"/>
                <w:lang w:eastAsia="zh"/>
              </w:rPr>
            </w:pPr>
            <w:r>
              <w:rPr>
                <w:rFonts w:hint="eastAsia" w:ascii="宋体" w:hAnsi="宋体" w:eastAsia="宋体"/>
                <w:szCs w:val="21"/>
                <w:lang w:eastAsia="zh"/>
              </w:rPr>
              <w:t>查看收藏</w:t>
            </w:r>
          </w:p>
        </w:tc>
        <w:tc>
          <w:tcPr>
            <w:tcW w:w="6287" w:type="dxa"/>
          </w:tcPr>
          <w:p w14:paraId="69C6B26D">
            <w:pPr>
              <w:spacing w:line="360" w:lineRule="auto"/>
              <w:jc w:val="left"/>
              <w:rPr>
                <w:rFonts w:hint="eastAsia" w:ascii="宋体" w:hAnsi="宋体" w:eastAsia="宋体"/>
                <w:lang w:eastAsia="zh"/>
              </w:rPr>
            </w:pPr>
            <w:r>
              <w:rPr>
                <w:rFonts w:hint="eastAsia" w:ascii="宋体" w:hAnsi="宋体" w:eastAsia="宋体"/>
                <w:lang w:eastAsia="zh"/>
              </w:rPr>
              <w:t>用户可以查看已收藏的主题帖</w:t>
            </w:r>
          </w:p>
        </w:tc>
      </w:tr>
      <w:tr w14:paraId="16818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5A0C0E09">
            <w:pPr>
              <w:spacing w:line="360" w:lineRule="auto"/>
              <w:jc w:val="center"/>
              <w:rPr>
                <w:rFonts w:hint="eastAsia" w:ascii="宋体" w:hAnsi="宋体" w:eastAsia="宋体"/>
                <w:szCs w:val="21"/>
              </w:rPr>
            </w:pPr>
            <w:r>
              <w:rPr>
                <w:rFonts w:hint="eastAsia" w:ascii="宋体" w:hAnsi="宋体" w:eastAsia="宋体"/>
                <w:szCs w:val="21"/>
                <w:lang w:eastAsia="zh"/>
              </w:rPr>
              <w:t>修改主题帖</w:t>
            </w:r>
          </w:p>
        </w:tc>
        <w:tc>
          <w:tcPr>
            <w:tcW w:w="6287" w:type="dxa"/>
          </w:tcPr>
          <w:p w14:paraId="1B834883">
            <w:pPr>
              <w:spacing w:line="360" w:lineRule="auto"/>
              <w:jc w:val="left"/>
              <w:rPr>
                <w:rFonts w:hint="eastAsia" w:ascii="宋体" w:hAnsi="宋体" w:eastAsia="宋体"/>
              </w:rPr>
            </w:pPr>
            <w:r>
              <w:rPr>
                <w:rFonts w:hint="eastAsia" w:ascii="宋体" w:hAnsi="宋体" w:eastAsia="宋体"/>
                <w:lang w:eastAsia="zh"/>
              </w:rPr>
              <w:t>发布该主题帖的频道成员可以修改主题帖的内容</w:t>
            </w:r>
          </w:p>
        </w:tc>
      </w:tr>
      <w:tr w14:paraId="05668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vAlign w:val="center"/>
          </w:tcPr>
          <w:p w14:paraId="029350BD">
            <w:pPr>
              <w:spacing w:line="360" w:lineRule="auto"/>
              <w:jc w:val="center"/>
              <w:rPr>
                <w:rFonts w:hint="eastAsia" w:ascii="宋体" w:hAnsi="宋体" w:eastAsia="宋体"/>
                <w:szCs w:val="21"/>
              </w:rPr>
            </w:pPr>
            <w:r>
              <w:rPr>
                <w:rFonts w:hint="eastAsia" w:ascii="宋体" w:hAnsi="宋体" w:eastAsia="宋体"/>
                <w:szCs w:val="21"/>
                <w:lang w:eastAsia="zh"/>
              </w:rPr>
              <w:t>删除主题帖</w:t>
            </w:r>
          </w:p>
        </w:tc>
        <w:tc>
          <w:tcPr>
            <w:tcW w:w="6287" w:type="dxa"/>
          </w:tcPr>
          <w:p w14:paraId="688D0786">
            <w:pPr>
              <w:spacing w:line="360" w:lineRule="auto"/>
              <w:jc w:val="left"/>
              <w:rPr>
                <w:rFonts w:hint="eastAsia" w:ascii="宋体" w:hAnsi="宋体" w:eastAsia="宋体"/>
              </w:rPr>
            </w:pPr>
            <w:r>
              <w:rPr>
                <w:rFonts w:hint="eastAsia" w:ascii="宋体" w:hAnsi="宋体" w:eastAsia="宋体"/>
                <w:lang w:eastAsia="zh"/>
              </w:rPr>
              <w:t>发布该主题帖的频道成员或频道管理员可以删除主题帖</w:t>
            </w:r>
          </w:p>
        </w:tc>
      </w:tr>
      <w:tr w14:paraId="0F38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496D33AD">
            <w:pPr>
              <w:spacing w:line="360" w:lineRule="auto"/>
              <w:jc w:val="center"/>
              <w:rPr>
                <w:rFonts w:hint="eastAsia" w:ascii="宋体" w:hAnsi="宋体" w:eastAsia="宋体"/>
                <w:szCs w:val="21"/>
              </w:rPr>
            </w:pPr>
            <w:r>
              <w:rPr>
                <w:rFonts w:hint="eastAsia" w:ascii="宋体" w:hAnsi="宋体" w:eastAsia="宋体"/>
                <w:szCs w:val="21"/>
                <w:lang w:eastAsia="zh"/>
              </w:rPr>
              <w:t>发表评论</w:t>
            </w:r>
          </w:p>
        </w:tc>
        <w:tc>
          <w:tcPr>
            <w:tcW w:w="6287" w:type="dxa"/>
          </w:tcPr>
          <w:p w14:paraId="7D64630A">
            <w:pPr>
              <w:spacing w:line="360" w:lineRule="auto"/>
              <w:jc w:val="left"/>
              <w:rPr>
                <w:rFonts w:hint="eastAsia" w:ascii="宋体" w:hAnsi="宋体" w:eastAsia="宋体"/>
              </w:rPr>
            </w:pPr>
            <w:r>
              <w:rPr>
                <w:rFonts w:hint="eastAsia" w:ascii="宋体" w:hAnsi="宋体" w:eastAsia="宋体"/>
                <w:lang w:eastAsia="zh"/>
              </w:rPr>
              <w:t>频道成员可以在该主题频道的主题帖下发表评论或在主题帖下的评论下发表评论</w:t>
            </w:r>
          </w:p>
        </w:tc>
      </w:tr>
      <w:tr w14:paraId="37CF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01A45EFB">
            <w:pPr>
              <w:spacing w:line="360" w:lineRule="auto"/>
              <w:jc w:val="center"/>
              <w:rPr>
                <w:rFonts w:hint="eastAsia" w:ascii="宋体" w:hAnsi="宋体" w:eastAsia="宋体"/>
                <w:szCs w:val="21"/>
              </w:rPr>
            </w:pPr>
            <w:r>
              <w:rPr>
                <w:rFonts w:hint="eastAsia" w:ascii="宋体" w:hAnsi="宋体" w:eastAsia="宋体"/>
                <w:szCs w:val="21"/>
                <w:lang w:eastAsia="zh"/>
              </w:rPr>
              <w:t>审核评论</w:t>
            </w:r>
          </w:p>
        </w:tc>
        <w:tc>
          <w:tcPr>
            <w:tcW w:w="6287" w:type="dxa"/>
          </w:tcPr>
          <w:p w14:paraId="19DC69B3">
            <w:pPr>
              <w:spacing w:line="360" w:lineRule="auto"/>
              <w:jc w:val="left"/>
              <w:rPr>
                <w:rFonts w:hint="eastAsia" w:ascii="宋体" w:hAnsi="宋体" w:eastAsia="宋体"/>
              </w:rPr>
            </w:pPr>
            <w:r>
              <w:rPr>
                <w:rFonts w:hint="eastAsia" w:ascii="宋体" w:hAnsi="宋体" w:eastAsia="宋体"/>
                <w:lang w:eastAsia="zh"/>
              </w:rPr>
              <w:t>管理员审核用户发表的评论</w:t>
            </w:r>
          </w:p>
        </w:tc>
      </w:tr>
      <w:tr w14:paraId="75EA7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7AB6759E">
            <w:pPr>
              <w:spacing w:line="360" w:lineRule="auto"/>
              <w:jc w:val="center"/>
              <w:rPr>
                <w:rFonts w:hint="eastAsia" w:ascii="宋体" w:hAnsi="宋体" w:eastAsia="宋体"/>
                <w:szCs w:val="21"/>
                <w:lang w:eastAsia="zh"/>
              </w:rPr>
            </w:pPr>
            <w:r>
              <w:rPr>
                <w:rFonts w:hint="eastAsia" w:ascii="宋体" w:hAnsi="宋体" w:eastAsia="宋体"/>
                <w:szCs w:val="21"/>
                <w:lang w:eastAsia="zh"/>
              </w:rPr>
              <w:t>查看评论</w:t>
            </w:r>
          </w:p>
        </w:tc>
        <w:tc>
          <w:tcPr>
            <w:tcW w:w="6287" w:type="dxa"/>
          </w:tcPr>
          <w:p w14:paraId="71433D4C">
            <w:pPr>
              <w:spacing w:line="360" w:lineRule="auto"/>
              <w:jc w:val="left"/>
              <w:rPr>
                <w:rFonts w:hint="eastAsia" w:ascii="宋体" w:hAnsi="宋体" w:eastAsia="宋体"/>
                <w:lang w:eastAsia="zh"/>
              </w:rPr>
            </w:pPr>
            <w:r>
              <w:rPr>
                <w:rFonts w:hint="eastAsia" w:ascii="宋体" w:hAnsi="宋体" w:eastAsia="宋体"/>
                <w:szCs w:val="21"/>
                <w:lang w:eastAsia="zh"/>
              </w:rPr>
              <w:t>用户可以查看已发表的评论</w:t>
            </w:r>
          </w:p>
        </w:tc>
      </w:tr>
      <w:tr w14:paraId="5C23D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235" w:type="dxa"/>
            <w:vAlign w:val="center"/>
          </w:tcPr>
          <w:p w14:paraId="1B9F68F8">
            <w:pPr>
              <w:spacing w:line="360" w:lineRule="auto"/>
              <w:jc w:val="center"/>
              <w:rPr>
                <w:rFonts w:hint="eastAsia" w:ascii="宋体" w:hAnsi="宋体" w:eastAsia="宋体"/>
                <w:szCs w:val="21"/>
              </w:rPr>
            </w:pPr>
            <w:r>
              <w:rPr>
                <w:rFonts w:hint="eastAsia" w:ascii="宋体" w:hAnsi="宋体" w:eastAsia="宋体"/>
                <w:szCs w:val="21"/>
              </w:rPr>
              <w:t>删除评论</w:t>
            </w:r>
          </w:p>
        </w:tc>
        <w:tc>
          <w:tcPr>
            <w:tcW w:w="6287" w:type="dxa"/>
          </w:tcPr>
          <w:p w14:paraId="4D8AAD36">
            <w:pPr>
              <w:spacing w:line="360" w:lineRule="auto"/>
              <w:jc w:val="left"/>
              <w:rPr>
                <w:rFonts w:hint="eastAsia" w:ascii="宋体" w:hAnsi="宋体" w:eastAsia="宋体"/>
              </w:rPr>
            </w:pPr>
            <w:r>
              <w:rPr>
                <w:rFonts w:hint="eastAsia" w:ascii="宋体" w:hAnsi="宋体" w:eastAsia="宋体"/>
              </w:rPr>
              <w:t>发布该评论的</w:t>
            </w:r>
            <w:r>
              <w:rPr>
                <w:rFonts w:hint="eastAsia" w:ascii="宋体" w:hAnsi="宋体" w:eastAsia="宋体"/>
                <w:lang w:eastAsia="zh"/>
              </w:rPr>
              <w:t>频道成员或者频道管理员可以删除评论</w:t>
            </w:r>
          </w:p>
        </w:tc>
      </w:tr>
    </w:tbl>
    <w:p w14:paraId="65E9875A">
      <w:pPr>
        <w:rPr>
          <w:rFonts w:hint="eastAsia"/>
        </w:rPr>
      </w:pPr>
    </w:p>
    <w:p w14:paraId="4AFA7C22">
      <w:pPr>
        <w:pStyle w:val="3"/>
        <w:rPr>
          <w:rFonts w:hint="eastAsia"/>
        </w:rPr>
      </w:pPr>
      <w:bookmarkStart w:id="7" w:name="_Toc149848659"/>
      <w:r>
        <w:rPr>
          <w:rFonts w:hint="eastAsia"/>
        </w:rPr>
        <w:t>4、参考文献</w:t>
      </w:r>
      <w:bookmarkEnd w:id="7"/>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6521"/>
        <w:gridCol w:w="1326"/>
      </w:tblGrid>
      <w:tr w14:paraId="12A6B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06790889">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编号</w:t>
            </w:r>
          </w:p>
        </w:tc>
        <w:tc>
          <w:tcPr>
            <w:tcW w:w="6521" w:type="dxa"/>
          </w:tcPr>
          <w:p w14:paraId="6C491DA0">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参考资料</w:t>
            </w:r>
          </w:p>
        </w:tc>
        <w:tc>
          <w:tcPr>
            <w:tcW w:w="1326" w:type="dxa"/>
          </w:tcPr>
          <w:p w14:paraId="4C026342">
            <w:pPr>
              <w:spacing w:line="360" w:lineRule="auto"/>
              <w:jc w:val="left"/>
              <w:rPr>
                <w:rFonts w:hint="eastAsia" w:ascii="宋体" w:hAnsi="宋体" w:eastAsia="宋体"/>
                <w:color w:val="000000" w:themeColor="text1"/>
                <w14:textFill>
                  <w14:solidFill>
                    <w14:schemeClr w14:val="tx1"/>
                  </w14:solidFill>
                </w14:textFill>
              </w:rPr>
            </w:pPr>
            <w:r>
              <w:rPr>
                <w:rFonts w:hint="eastAsia" w:ascii="宋体" w:hAnsi="宋体" w:eastAsia="宋体"/>
                <w:color w:val="000000" w:themeColor="text1"/>
                <w14:textFill>
                  <w14:solidFill>
                    <w14:schemeClr w14:val="tx1"/>
                  </w14:solidFill>
                </w14:textFill>
              </w:rPr>
              <w:t>作者</w:t>
            </w:r>
          </w:p>
        </w:tc>
      </w:tr>
      <w:tr w14:paraId="26E23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20B8847F">
            <w:pPr>
              <w:spacing w:line="360" w:lineRule="auto"/>
              <w:jc w:val="center"/>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1</w:t>
            </w:r>
          </w:p>
        </w:tc>
        <w:tc>
          <w:tcPr>
            <w:tcW w:w="6521" w:type="dxa"/>
          </w:tcPr>
          <w:p w14:paraId="61BFBF58">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《软件工程（第四版）》，高等教育出版社，</w:t>
            </w:r>
            <w:r>
              <w:rPr>
                <w:rFonts w:ascii="宋体" w:hAnsi="宋体" w:eastAsia="宋体"/>
                <w:color w:val="000000" w:themeColor="text1"/>
                <w:szCs w:val="21"/>
                <w14:textFill>
                  <w14:solidFill>
                    <w14:schemeClr w14:val="tx1"/>
                  </w14:solidFill>
                </w14:textFill>
              </w:rPr>
              <w:t>2019</w:t>
            </w:r>
          </w:p>
        </w:tc>
        <w:tc>
          <w:tcPr>
            <w:tcW w:w="1326" w:type="dxa"/>
          </w:tcPr>
          <w:p w14:paraId="141C908D">
            <w:pPr>
              <w:spacing w:line="360" w:lineRule="auto"/>
              <w:jc w:val="left"/>
              <w:rPr>
                <w:rFonts w:hint="eastAsia" w:ascii="宋体" w:hAnsi="宋体" w:eastAsia="宋体"/>
                <w:color w:val="000000" w:themeColor="text1"/>
                <w:szCs w:val="21"/>
                <w14:textFill>
                  <w14:solidFill>
                    <w14:schemeClr w14:val="tx1"/>
                  </w14:solidFill>
                </w14:textFill>
              </w:rPr>
            </w:pPr>
            <w:r>
              <w:rPr>
                <w:rFonts w:hint="eastAsia" w:ascii="宋体" w:hAnsi="宋体" w:eastAsia="宋体"/>
                <w:color w:val="000000" w:themeColor="text1"/>
                <w:szCs w:val="21"/>
                <w14:textFill>
                  <w14:solidFill>
                    <w14:schemeClr w14:val="tx1"/>
                  </w14:solidFill>
                </w14:textFill>
              </w:rPr>
              <w:t>齐治昌等</w:t>
            </w:r>
          </w:p>
        </w:tc>
      </w:tr>
    </w:tbl>
    <w:p w14:paraId="362940AB">
      <w:pPr>
        <w:pStyle w:val="27"/>
        <w:ind w:left="360" w:firstLine="0" w:firstLineChars="0"/>
        <w:rPr>
          <w:rFonts w:hint="eastAsia"/>
        </w:rPr>
      </w:pPr>
    </w:p>
    <w:p w14:paraId="67A2BE9B">
      <w:pPr>
        <w:pStyle w:val="2"/>
        <w:rPr>
          <w:rFonts w:hint="eastAsia" w:ascii="华文中宋" w:hAnsi="华文中宋" w:eastAsia="华文中宋"/>
          <w:sz w:val="32"/>
          <w:szCs w:val="32"/>
        </w:rPr>
      </w:pPr>
      <w:bookmarkStart w:id="8" w:name="_Toc149848660"/>
      <w:r>
        <w:rPr>
          <w:rFonts w:hint="eastAsia" w:ascii="华文中宋" w:hAnsi="华文中宋" w:eastAsia="华文中宋"/>
          <w:sz w:val="32"/>
          <w:szCs w:val="32"/>
        </w:rPr>
        <w:t>二、系统结构模型</w:t>
      </w:r>
      <w:bookmarkEnd w:id="8"/>
    </w:p>
    <w:p w14:paraId="69771C05">
      <w:pPr>
        <w:pStyle w:val="3"/>
        <w:rPr>
          <w:rFonts w:hint="eastAsia"/>
        </w:rPr>
      </w:pPr>
      <w:bookmarkStart w:id="9" w:name="_Toc149848661"/>
      <w:r>
        <w:rPr>
          <w:rFonts w:hint="eastAsia"/>
        </w:rPr>
        <w:t>1、初始对象表</w:t>
      </w:r>
      <w:bookmarkEnd w:id="9"/>
    </w:p>
    <w:p w14:paraId="197AD23F">
      <w:pPr>
        <w:rPr>
          <w:rFonts w:hint="eastAsia"/>
          <w:lang w:eastAsia="zh"/>
        </w:rPr>
      </w:pPr>
      <w:r>
        <w:rPr>
          <w:rFonts w:hint="eastAsia"/>
          <w:lang w:eastAsia="zh"/>
        </w:rPr>
        <w:drawing>
          <wp:inline distT="0" distB="0" distL="114300" distR="114300">
            <wp:extent cx="6423660" cy="3850640"/>
            <wp:effectExtent l="0" t="0" r="15240" b="1651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7"/>
                    <a:stretch>
                      <a:fillRect/>
                    </a:stretch>
                  </pic:blipFill>
                  <pic:spPr>
                    <a:xfrm>
                      <a:off x="0" y="0"/>
                      <a:ext cx="6423660" cy="3850640"/>
                    </a:xfrm>
                    <a:prstGeom prst="rect">
                      <a:avLst/>
                    </a:prstGeom>
                  </pic:spPr>
                </pic:pic>
              </a:graphicData>
            </a:graphic>
          </wp:inline>
        </w:drawing>
      </w:r>
    </w:p>
    <w:p w14:paraId="17E079FB">
      <w:pPr>
        <w:spacing w:line="360" w:lineRule="auto"/>
        <w:jc w:val="center"/>
        <w:rPr>
          <w:rFonts w:hint="eastAsia" w:ascii="宋体" w:hAnsi="宋体" w:eastAsia="宋体"/>
          <w:szCs w:val="21"/>
        </w:rPr>
      </w:pPr>
      <w:r>
        <w:rPr>
          <w:rFonts w:ascii="宋体" w:hAnsi="宋体" w:eastAsia="宋体"/>
          <w:szCs w:val="21"/>
        </w:rPr>
        <w:t>初始对象/类表：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2268"/>
        <w:gridCol w:w="4728"/>
      </w:tblGrid>
      <w:tr w14:paraId="2078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9B4436A">
            <w:pPr>
              <w:spacing w:line="360" w:lineRule="auto"/>
              <w:jc w:val="center"/>
              <w:rPr>
                <w:rFonts w:hint="eastAsia" w:ascii="宋体" w:hAnsi="宋体" w:eastAsia="宋体"/>
                <w:szCs w:val="21"/>
              </w:rPr>
            </w:pPr>
            <w:r>
              <w:rPr>
                <w:rFonts w:ascii="宋体" w:hAnsi="宋体" w:eastAsia="宋体"/>
                <w:szCs w:val="21"/>
              </w:rPr>
              <w:t>可能的类</w:t>
            </w:r>
          </w:p>
        </w:tc>
        <w:tc>
          <w:tcPr>
            <w:tcW w:w="2268" w:type="dxa"/>
            <w:vAlign w:val="center"/>
          </w:tcPr>
          <w:p w14:paraId="338AF9F2">
            <w:pPr>
              <w:spacing w:line="360" w:lineRule="auto"/>
              <w:jc w:val="center"/>
              <w:rPr>
                <w:rFonts w:hint="eastAsia" w:ascii="宋体" w:hAnsi="宋体" w:eastAsia="宋体"/>
                <w:szCs w:val="21"/>
              </w:rPr>
            </w:pPr>
            <w:r>
              <w:rPr>
                <w:rFonts w:ascii="宋体" w:hAnsi="宋体" w:eastAsia="宋体"/>
                <w:szCs w:val="21"/>
              </w:rPr>
              <w:t>英文类名</w:t>
            </w:r>
          </w:p>
        </w:tc>
        <w:tc>
          <w:tcPr>
            <w:tcW w:w="4728" w:type="dxa"/>
            <w:vAlign w:val="center"/>
          </w:tcPr>
          <w:p w14:paraId="75A39AD8">
            <w:pPr>
              <w:spacing w:line="360" w:lineRule="auto"/>
              <w:jc w:val="center"/>
              <w:rPr>
                <w:rFonts w:hint="eastAsia" w:ascii="宋体" w:hAnsi="宋体" w:eastAsia="宋体"/>
                <w:szCs w:val="21"/>
              </w:rPr>
            </w:pPr>
            <w:r>
              <w:rPr>
                <w:rFonts w:ascii="宋体" w:hAnsi="宋体" w:eastAsia="宋体"/>
                <w:szCs w:val="21"/>
              </w:rPr>
              <w:t>简单描述</w:t>
            </w:r>
          </w:p>
        </w:tc>
      </w:tr>
      <w:tr w14:paraId="377B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6" w:type="dxa"/>
            <w:vAlign w:val="center"/>
          </w:tcPr>
          <w:p w14:paraId="3F4EEFC0">
            <w:pPr>
              <w:spacing w:line="360" w:lineRule="auto"/>
              <w:jc w:val="center"/>
              <w:rPr>
                <w:rFonts w:hint="eastAsia" w:ascii="宋体" w:hAnsi="宋体" w:eastAsia="宋体"/>
                <w:szCs w:val="21"/>
              </w:rPr>
            </w:pPr>
            <w:r>
              <w:rPr>
                <w:rFonts w:ascii="宋体" w:hAnsi="宋体" w:eastAsia="宋体"/>
                <w:szCs w:val="21"/>
              </w:rPr>
              <w:t>用户</w:t>
            </w:r>
          </w:p>
        </w:tc>
        <w:tc>
          <w:tcPr>
            <w:tcW w:w="2268" w:type="dxa"/>
            <w:vAlign w:val="center"/>
          </w:tcPr>
          <w:p w14:paraId="52507702">
            <w:pPr>
              <w:spacing w:line="360" w:lineRule="auto"/>
              <w:jc w:val="center"/>
              <w:rPr>
                <w:rFonts w:hint="eastAsia" w:ascii="宋体" w:hAnsi="宋体" w:eastAsia="宋体"/>
                <w:szCs w:val="21"/>
              </w:rPr>
            </w:pPr>
            <w:r>
              <w:rPr>
                <w:rFonts w:ascii="宋体" w:hAnsi="宋体" w:eastAsia="宋体"/>
                <w:szCs w:val="21"/>
              </w:rPr>
              <w:t>User</w:t>
            </w:r>
          </w:p>
        </w:tc>
        <w:tc>
          <w:tcPr>
            <w:tcW w:w="4728" w:type="dxa"/>
            <w:vAlign w:val="center"/>
          </w:tcPr>
          <w:p w14:paraId="73F274E5">
            <w:pPr>
              <w:spacing w:line="360" w:lineRule="auto"/>
              <w:jc w:val="center"/>
              <w:rPr>
                <w:rFonts w:hint="eastAsia" w:ascii="宋体" w:hAnsi="宋体" w:eastAsia="宋体"/>
                <w:szCs w:val="21"/>
              </w:rPr>
            </w:pPr>
            <w:r>
              <w:rPr>
                <w:rFonts w:hint="eastAsia" w:ascii="宋体" w:hAnsi="宋体" w:eastAsia="宋体"/>
                <w:szCs w:val="21"/>
              </w:rPr>
              <w:t>该类是管理员类、普通用户类的基类，用于提供两个类共有的属性和操作。</w:t>
            </w:r>
          </w:p>
        </w:tc>
      </w:tr>
      <w:tr w14:paraId="4D04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450EC84">
            <w:pPr>
              <w:spacing w:line="360" w:lineRule="auto"/>
              <w:jc w:val="center"/>
              <w:rPr>
                <w:rFonts w:hint="eastAsia" w:ascii="宋体" w:hAnsi="宋体" w:eastAsia="宋体"/>
                <w:szCs w:val="21"/>
              </w:rPr>
            </w:pPr>
            <w:r>
              <w:rPr>
                <w:rFonts w:hint="eastAsia" w:ascii="宋体" w:hAnsi="宋体" w:eastAsia="宋体"/>
                <w:szCs w:val="21"/>
              </w:rPr>
              <w:t>管理员</w:t>
            </w:r>
          </w:p>
        </w:tc>
        <w:tc>
          <w:tcPr>
            <w:tcW w:w="2268" w:type="dxa"/>
            <w:vAlign w:val="center"/>
          </w:tcPr>
          <w:p w14:paraId="7F8E3FBE">
            <w:pPr>
              <w:spacing w:line="360" w:lineRule="auto"/>
              <w:jc w:val="center"/>
              <w:rPr>
                <w:rFonts w:hint="eastAsia" w:ascii="宋体" w:hAnsi="宋体" w:eastAsia="宋体"/>
                <w:szCs w:val="21"/>
              </w:rPr>
            </w:pPr>
            <w:r>
              <w:rPr>
                <w:rFonts w:hint="eastAsia" w:ascii="宋体" w:hAnsi="宋体" w:eastAsia="宋体"/>
                <w:szCs w:val="21"/>
              </w:rPr>
              <w:t>Administrator</w:t>
            </w:r>
          </w:p>
        </w:tc>
        <w:tc>
          <w:tcPr>
            <w:tcW w:w="4728" w:type="dxa"/>
            <w:vAlign w:val="center"/>
          </w:tcPr>
          <w:p w14:paraId="0F305A48">
            <w:pPr>
              <w:spacing w:line="360" w:lineRule="auto"/>
              <w:jc w:val="center"/>
              <w:rPr>
                <w:rFonts w:hint="eastAsia" w:ascii="宋体" w:hAnsi="宋体" w:eastAsia="宋体"/>
                <w:szCs w:val="21"/>
              </w:rPr>
            </w:pPr>
            <w:r>
              <w:rPr>
                <w:rFonts w:hint="eastAsia" w:ascii="宋体" w:hAnsi="宋体" w:eastAsia="宋体"/>
                <w:szCs w:val="21"/>
              </w:rPr>
              <w:t>该类用于对管理员提供一系列信息及相关操作。</w:t>
            </w:r>
          </w:p>
        </w:tc>
      </w:tr>
      <w:tr w14:paraId="0685F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6" w:type="dxa"/>
            <w:vAlign w:val="center"/>
          </w:tcPr>
          <w:p w14:paraId="3505E721">
            <w:pPr>
              <w:spacing w:line="360" w:lineRule="auto"/>
              <w:jc w:val="center"/>
              <w:rPr>
                <w:rFonts w:hint="eastAsia" w:ascii="宋体" w:hAnsi="宋体" w:eastAsia="宋体"/>
                <w:szCs w:val="21"/>
              </w:rPr>
            </w:pPr>
            <w:r>
              <w:rPr>
                <w:rFonts w:hint="eastAsia" w:ascii="宋体" w:hAnsi="宋体" w:eastAsia="宋体"/>
                <w:szCs w:val="21"/>
                <w:lang w:eastAsia="zh"/>
              </w:rPr>
              <w:t>普通</w:t>
            </w:r>
            <w:r>
              <w:rPr>
                <w:rFonts w:hint="eastAsia" w:ascii="宋体" w:hAnsi="宋体" w:eastAsia="宋体"/>
                <w:szCs w:val="21"/>
              </w:rPr>
              <w:t>用户</w:t>
            </w:r>
          </w:p>
        </w:tc>
        <w:tc>
          <w:tcPr>
            <w:tcW w:w="2268" w:type="dxa"/>
            <w:vAlign w:val="center"/>
          </w:tcPr>
          <w:p w14:paraId="3E809D5A">
            <w:pPr>
              <w:spacing w:line="360" w:lineRule="auto"/>
              <w:jc w:val="center"/>
              <w:rPr>
                <w:rFonts w:hint="eastAsia" w:ascii="宋体" w:hAnsi="宋体" w:eastAsia="宋体"/>
                <w:szCs w:val="21"/>
              </w:rPr>
            </w:pPr>
            <w:r>
              <w:rPr>
                <w:rFonts w:hint="eastAsia" w:ascii="宋体" w:hAnsi="宋体" w:eastAsia="宋体"/>
                <w:szCs w:val="21"/>
                <w:lang w:eastAsia="zh"/>
              </w:rPr>
              <w:t>Ordinary</w:t>
            </w:r>
            <w:r>
              <w:rPr>
                <w:rFonts w:hint="eastAsia" w:ascii="宋体" w:hAnsi="宋体" w:eastAsia="宋体"/>
                <w:szCs w:val="21"/>
              </w:rPr>
              <w:t>User</w:t>
            </w:r>
          </w:p>
        </w:tc>
        <w:tc>
          <w:tcPr>
            <w:tcW w:w="4728" w:type="dxa"/>
            <w:vAlign w:val="center"/>
          </w:tcPr>
          <w:p w14:paraId="672160A8">
            <w:pPr>
              <w:spacing w:line="360" w:lineRule="auto"/>
              <w:jc w:val="center"/>
              <w:rPr>
                <w:rFonts w:hint="eastAsia" w:ascii="宋体" w:hAnsi="宋体" w:eastAsia="宋体"/>
                <w:szCs w:val="21"/>
              </w:rPr>
            </w:pPr>
            <w:r>
              <w:rPr>
                <w:rFonts w:hint="eastAsia" w:ascii="宋体" w:hAnsi="宋体" w:eastAsia="宋体"/>
                <w:szCs w:val="21"/>
              </w:rPr>
              <w:t>该类为普通用户，可以</w:t>
            </w:r>
            <w:r>
              <w:rPr>
                <w:rFonts w:hint="eastAsia" w:ascii="宋体" w:hAnsi="宋体" w:eastAsia="宋体"/>
                <w:szCs w:val="21"/>
                <w:lang w:eastAsia="zh"/>
              </w:rPr>
              <w:t>创建、加入主题频道，</w:t>
            </w:r>
            <w:r>
              <w:rPr>
                <w:rFonts w:hint="eastAsia" w:ascii="宋体" w:hAnsi="宋体" w:eastAsia="宋体"/>
                <w:szCs w:val="21"/>
              </w:rPr>
              <w:t>发表主题帖、评论</w:t>
            </w:r>
            <w:r>
              <w:rPr>
                <w:rFonts w:hint="eastAsia" w:ascii="宋体" w:hAnsi="宋体" w:eastAsia="宋体"/>
                <w:szCs w:val="21"/>
                <w:lang w:eastAsia="zh"/>
              </w:rPr>
              <w:t>，收藏主题帖</w:t>
            </w:r>
            <w:r>
              <w:rPr>
                <w:rFonts w:hint="eastAsia" w:ascii="宋体" w:hAnsi="宋体" w:eastAsia="宋体"/>
                <w:szCs w:val="21"/>
              </w:rPr>
              <w:t>等操作。</w:t>
            </w:r>
          </w:p>
        </w:tc>
      </w:tr>
      <w:tr w14:paraId="4F85E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5CE7E8CC">
            <w:pPr>
              <w:spacing w:line="360" w:lineRule="auto"/>
              <w:jc w:val="center"/>
              <w:rPr>
                <w:rFonts w:hint="eastAsia" w:ascii="宋体" w:hAnsi="宋体" w:eastAsia="宋体"/>
                <w:szCs w:val="21"/>
              </w:rPr>
            </w:pPr>
            <w:r>
              <w:rPr>
                <w:rFonts w:hint="eastAsia" w:ascii="宋体" w:hAnsi="宋体" w:eastAsia="宋体"/>
                <w:szCs w:val="21"/>
                <w:lang w:eastAsia="zh"/>
              </w:rPr>
              <w:t>主题频道</w:t>
            </w:r>
            <w:r>
              <w:rPr>
                <w:rFonts w:hint="eastAsia" w:ascii="宋体" w:hAnsi="宋体" w:eastAsia="宋体"/>
                <w:szCs w:val="21"/>
              </w:rPr>
              <w:t>类</w:t>
            </w:r>
          </w:p>
        </w:tc>
        <w:tc>
          <w:tcPr>
            <w:tcW w:w="2268" w:type="dxa"/>
            <w:vAlign w:val="center"/>
          </w:tcPr>
          <w:p w14:paraId="47DAD451">
            <w:pPr>
              <w:spacing w:line="360" w:lineRule="auto"/>
              <w:jc w:val="center"/>
              <w:rPr>
                <w:rFonts w:hint="eastAsia" w:ascii="宋体" w:hAnsi="宋体" w:eastAsia="宋体"/>
                <w:szCs w:val="21"/>
              </w:rPr>
            </w:pPr>
            <w:r>
              <w:rPr>
                <w:rFonts w:hint="eastAsia" w:ascii="宋体" w:hAnsi="宋体" w:eastAsia="宋体"/>
                <w:szCs w:val="21"/>
                <w:lang w:eastAsia="zh"/>
              </w:rPr>
              <w:t>Forum</w:t>
            </w:r>
          </w:p>
        </w:tc>
        <w:tc>
          <w:tcPr>
            <w:tcW w:w="4728" w:type="dxa"/>
            <w:vAlign w:val="center"/>
          </w:tcPr>
          <w:p w14:paraId="31100B15">
            <w:pPr>
              <w:spacing w:line="360" w:lineRule="auto"/>
              <w:jc w:val="center"/>
              <w:rPr>
                <w:rFonts w:hint="eastAsia" w:ascii="宋体" w:hAnsi="宋体" w:eastAsia="宋体"/>
                <w:szCs w:val="21"/>
              </w:rPr>
            </w:pPr>
            <w:r>
              <w:rPr>
                <w:rFonts w:hint="eastAsia" w:ascii="宋体" w:hAnsi="宋体" w:eastAsia="宋体"/>
                <w:szCs w:val="21"/>
              </w:rPr>
              <w:t>该类用于</w:t>
            </w:r>
            <w:r>
              <w:rPr>
                <w:rFonts w:hint="eastAsia" w:ascii="宋体" w:hAnsi="宋体" w:eastAsia="宋体"/>
                <w:szCs w:val="21"/>
                <w:lang w:eastAsia="zh"/>
              </w:rPr>
              <w:t>用户创建主题频道</w:t>
            </w:r>
          </w:p>
        </w:tc>
      </w:tr>
      <w:tr w14:paraId="462B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34C25538">
            <w:pPr>
              <w:spacing w:line="360" w:lineRule="auto"/>
              <w:jc w:val="center"/>
              <w:rPr>
                <w:rFonts w:hint="eastAsia" w:ascii="宋体" w:hAnsi="宋体" w:eastAsia="宋体"/>
                <w:szCs w:val="21"/>
                <w:lang w:eastAsia="zh"/>
              </w:rPr>
            </w:pPr>
            <w:r>
              <w:rPr>
                <w:rFonts w:ascii="宋体" w:hAnsi="宋体" w:eastAsia="宋体"/>
                <w:szCs w:val="21"/>
                <w:lang w:eastAsia="zh"/>
              </w:rPr>
              <w:t>频道成员类</w:t>
            </w:r>
          </w:p>
        </w:tc>
        <w:tc>
          <w:tcPr>
            <w:tcW w:w="2268" w:type="dxa"/>
            <w:vAlign w:val="center"/>
          </w:tcPr>
          <w:p w14:paraId="13F6FBD6">
            <w:pPr>
              <w:spacing w:line="360" w:lineRule="auto"/>
              <w:jc w:val="center"/>
              <w:rPr>
                <w:rFonts w:hint="eastAsia" w:ascii="宋体" w:hAnsi="宋体" w:eastAsia="宋体"/>
                <w:szCs w:val="21"/>
                <w:lang w:eastAsia="zh"/>
              </w:rPr>
            </w:pPr>
            <w:r>
              <w:rPr>
                <w:rFonts w:ascii="宋体" w:hAnsi="宋体" w:eastAsia="宋体"/>
                <w:szCs w:val="21"/>
                <w:lang w:eastAsia="zh"/>
              </w:rPr>
              <w:t>ForumMember</w:t>
            </w:r>
          </w:p>
        </w:tc>
        <w:tc>
          <w:tcPr>
            <w:tcW w:w="4728" w:type="dxa"/>
            <w:vAlign w:val="center"/>
          </w:tcPr>
          <w:p w14:paraId="05E4BA6A">
            <w:pPr>
              <w:spacing w:line="360" w:lineRule="auto"/>
              <w:jc w:val="center"/>
              <w:rPr>
                <w:rFonts w:hint="eastAsia" w:ascii="宋体" w:hAnsi="宋体" w:eastAsia="宋体"/>
                <w:szCs w:val="21"/>
                <w:lang w:eastAsia="zh"/>
              </w:rPr>
            </w:pPr>
            <w:r>
              <w:rPr>
                <w:rFonts w:hint="eastAsia" w:ascii="宋体" w:hAnsi="宋体" w:eastAsia="宋体"/>
                <w:szCs w:val="21"/>
              </w:rPr>
              <w:t>该类用于</w:t>
            </w:r>
            <w:r>
              <w:rPr>
                <w:rFonts w:hint="eastAsia" w:ascii="宋体" w:hAnsi="宋体" w:eastAsia="宋体"/>
                <w:szCs w:val="21"/>
                <w:lang w:eastAsia="zh"/>
              </w:rPr>
              <w:t>记录用户加入频道信息</w:t>
            </w:r>
          </w:p>
        </w:tc>
      </w:tr>
      <w:tr w14:paraId="2214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6" w:type="dxa"/>
            <w:vAlign w:val="center"/>
          </w:tcPr>
          <w:p w14:paraId="4B5CBC1F">
            <w:pPr>
              <w:spacing w:line="360" w:lineRule="auto"/>
              <w:jc w:val="center"/>
              <w:rPr>
                <w:rFonts w:hint="eastAsia" w:ascii="宋体" w:hAnsi="宋体" w:eastAsia="宋体"/>
                <w:szCs w:val="21"/>
              </w:rPr>
            </w:pPr>
            <w:r>
              <w:rPr>
                <w:rFonts w:hint="eastAsia" w:ascii="宋体" w:hAnsi="宋体" w:eastAsia="宋体"/>
                <w:szCs w:val="21"/>
              </w:rPr>
              <w:t>主题帖类</w:t>
            </w:r>
          </w:p>
        </w:tc>
        <w:tc>
          <w:tcPr>
            <w:tcW w:w="2268" w:type="dxa"/>
            <w:vAlign w:val="center"/>
          </w:tcPr>
          <w:p w14:paraId="3FA9C0E9">
            <w:pPr>
              <w:spacing w:line="360" w:lineRule="auto"/>
              <w:jc w:val="center"/>
              <w:rPr>
                <w:rFonts w:hint="eastAsia" w:ascii="宋体" w:hAnsi="宋体" w:eastAsia="宋体"/>
                <w:szCs w:val="21"/>
              </w:rPr>
            </w:pPr>
            <w:r>
              <w:rPr>
                <w:rFonts w:hint="eastAsia" w:ascii="宋体" w:hAnsi="宋体" w:eastAsia="宋体"/>
                <w:szCs w:val="21"/>
              </w:rPr>
              <w:t>ThemePost</w:t>
            </w:r>
          </w:p>
        </w:tc>
        <w:tc>
          <w:tcPr>
            <w:tcW w:w="4728" w:type="dxa"/>
            <w:vAlign w:val="center"/>
          </w:tcPr>
          <w:p w14:paraId="6E5A87B4">
            <w:pPr>
              <w:spacing w:line="360" w:lineRule="auto"/>
              <w:jc w:val="center"/>
              <w:rPr>
                <w:rFonts w:hint="eastAsia" w:ascii="宋体" w:hAnsi="宋体" w:eastAsia="宋体"/>
                <w:szCs w:val="21"/>
              </w:rPr>
            </w:pPr>
            <w:r>
              <w:rPr>
                <w:rFonts w:hint="eastAsia" w:ascii="宋体" w:hAnsi="宋体" w:eastAsia="宋体"/>
                <w:szCs w:val="21"/>
              </w:rPr>
              <w:t>该类用于用户发布主题帖</w:t>
            </w:r>
          </w:p>
        </w:tc>
      </w:tr>
      <w:tr w14:paraId="35353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190DE79C">
            <w:pPr>
              <w:spacing w:line="360" w:lineRule="auto"/>
              <w:jc w:val="center"/>
              <w:rPr>
                <w:rFonts w:hint="eastAsia" w:ascii="宋体" w:hAnsi="宋体" w:eastAsia="宋体"/>
                <w:szCs w:val="21"/>
              </w:rPr>
            </w:pPr>
            <w:r>
              <w:rPr>
                <w:rFonts w:hint="eastAsia" w:ascii="宋体" w:hAnsi="宋体" w:eastAsia="宋体"/>
                <w:szCs w:val="21"/>
              </w:rPr>
              <w:t>评论类</w:t>
            </w:r>
          </w:p>
        </w:tc>
        <w:tc>
          <w:tcPr>
            <w:tcW w:w="2268" w:type="dxa"/>
            <w:vAlign w:val="center"/>
          </w:tcPr>
          <w:p w14:paraId="457B0A9D">
            <w:pPr>
              <w:spacing w:line="360" w:lineRule="auto"/>
              <w:jc w:val="center"/>
              <w:rPr>
                <w:rFonts w:hint="eastAsia" w:ascii="宋体" w:hAnsi="宋体" w:eastAsia="宋体"/>
                <w:szCs w:val="21"/>
              </w:rPr>
            </w:pPr>
            <w:r>
              <w:rPr>
                <w:rFonts w:hint="eastAsia" w:ascii="宋体" w:hAnsi="宋体" w:eastAsia="宋体"/>
                <w:szCs w:val="21"/>
              </w:rPr>
              <w:t>Comment</w:t>
            </w:r>
          </w:p>
        </w:tc>
        <w:tc>
          <w:tcPr>
            <w:tcW w:w="4728" w:type="dxa"/>
            <w:vAlign w:val="center"/>
          </w:tcPr>
          <w:p w14:paraId="1C52F2B1">
            <w:pPr>
              <w:spacing w:line="360" w:lineRule="auto"/>
              <w:jc w:val="center"/>
              <w:rPr>
                <w:rFonts w:hint="eastAsia" w:ascii="宋体" w:hAnsi="宋体" w:eastAsia="宋体"/>
                <w:szCs w:val="21"/>
              </w:rPr>
            </w:pPr>
            <w:r>
              <w:rPr>
                <w:rFonts w:hint="eastAsia" w:ascii="宋体" w:hAnsi="宋体" w:eastAsia="宋体"/>
                <w:szCs w:val="21"/>
              </w:rPr>
              <w:t>该类用于用户评论主题帖</w:t>
            </w:r>
          </w:p>
        </w:tc>
      </w:tr>
      <w:tr w14:paraId="4A49A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vAlign w:val="center"/>
          </w:tcPr>
          <w:p w14:paraId="55D7D65D">
            <w:pPr>
              <w:spacing w:line="360" w:lineRule="auto"/>
              <w:jc w:val="center"/>
              <w:rPr>
                <w:rFonts w:hint="eastAsia" w:ascii="宋体" w:hAnsi="宋体" w:eastAsia="宋体"/>
                <w:szCs w:val="21"/>
              </w:rPr>
            </w:pPr>
            <w:r>
              <w:rPr>
                <w:rFonts w:hint="eastAsia" w:ascii="宋体" w:hAnsi="宋体" w:eastAsia="宋体"/>
                <w:szCs w:val="21"/>
              </w:rPr>
              <w:t>收藏类</w:t>
            </w:r>
          </w:p>
        </w:tc>
        <w:tc>
          <w:tcPr>
            <w:tcW w:w="2268" w:type="dxa"/>
            <w:vAlign w:val="center"/>
          </w:tcPr>
          <w:p w14:paraId="54479E2D">
            <w:pPr>
              <w:spacing w:line="360" w:lineRule="auto"/>
              <w:jc w:val="center"/>
              <w:rPr>
                <w:rFonts w:hint="eastAsia" w:ascii="宋体" w:hAnsi="宋体" w:eastAsia="宋体"/>
                <w:szCs w:val="21"/>
              </w:rPr>
            </w:pPr>
            <w:r>
              <w:rPr>
                <w:rFonts w:hint="eastAsia" w:ascii="宋体" w:hAnsi="宋体" w:eastAsia="宋体"/>
                <w:szCs w:val="21"/>
              </w:rPr>
              <w:t>C</w:t>
            </w:r>
            <w:r>
              <w:rPr>
                <w:rFonts w:ascii="宋体" w:hAnsi="宋体" w:eastAsia="宋体"/>
                <w:szCs w:val="21"/>
              </w:rPr>
              <w:t>ollect</w:t>
            </w:r>
          </w:p>
        </w:tc>
        <w:tc>
          <w:tcPr>
            <w:tcW w:w="4728" w:type="dxa"/>
            <w:vAlign w:val="center"/>
          </w:tcPr>
          <w:p w14:paraId="5A8C0FDE">
            <w:pPr>
              <w:spacing w:line="360" w:lineRule="auto"/>
              <w:jc w:val="center"/>
              <w:rPr>
                <w:rFonts w:hint="eastAsia" w:ascii="宋体" w:hAnsi="宋体" w:eastAsia="宋体"/>
                <w:szCs w:val="21"/>
              </w:rPr>
            </w:pPr>
            <w:r>
              <w:rPr>
                <w:rFonts w:hint="eastAsia" w:ascii="宋体" w:hAnsi="宋体" w:eastAsia="宋体"/>
                <w:szCs w:val="21"/>
              </w:rPr>
              <w:t>该类用于用户对</w:t>
            </w:r>
            <w:r>
              <w:rPr>
                <w:rFonts w:hint="eastAsia" w:ascii="宋体" w:hAnsi="宋体" w:eastAsia="宋体"/>
                <w:szCs w:val="21"/>
                <w:lang w:eastAsia="zh"/>
              </w:rPr>
              <w:t>主题帖</w:t>
            </w:r>
            <w:r>
              <w:rPr>
                <w:rFonts w:hint="eastAsia" w:ascii="宋体" w:hAnsi="宋体" w:eastAsia="宋体"/>
                <w:szCs w:val="21"/>
              </w:rPr>
              <w:t>的收藏</w:t>
            </w:r>
          </w:p>
        </w:tc>
      </w:tr>
    </w:tbl>
    <w:p w14:paraId="07222EC3">
      <w:pPr>
        <w:spacing w:line="360" w:lineRule="auto"/>
        <w:jc w:val="center"/>
        <w:rPr>
          <w:rFonts w:hint="eastAsia" w:ascii="宋体" w:hAnsi="宋体" w:eastAsia="宋体"/>
          <w:szCs w:val="21"/>
        </w:rPr>
      </w:pPr>
    </w:p>
    <w:p w14:paraId="4568A264">
      <w:pPr>
        <w:pStyle w:val="3"/>
        <w:rPr>
          <w:rFonts w:hint="eastAsia"/>
        </w:rPr>
      </w:pPr>
      <w:bookmarkStart w:id="10" w:name="_Toc149848662"/>
      <w:r>
        <w:rPr>
          <w:rFonts w:hint="eastAsia"/>
        </w:rPr>
        <w:t>2、初始类图</w:t>
      </w:r>
      <w:bookmarkEnd w:id="10"/>
    </w:p>
    <w:p w14:paraId="5A2AAEF8">
      <w:pPr>
        <w:rPr>
          <w:rFonts w:hint="eastAsia" w:eastAsiaTheme="minorEastAsia"/>
          <w:lang w:eastAsia="zh"/>
        </w:rPr>
      </w:pPr>
      <w:del w:id="0" w:author="神镐人 项目灭迹人 若叶睦 [2]" w:date="2025-11-04T19:15:28Z">
        <w:r>
          <w:rPr/>
          <w:drawing>
            <wp:inline distT="0" distB="0" distL="0" distR="0">
              <wp:extent cx="5247640" cy="2461895"/>
              <wp:effectExtent l="0" t="0" r="10160" b="6985"/>
              <wp:docPr id="198329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9223" name="图片 1"/>
                      <pic:cNvPicPr>
                        <a:picLocks noChangeAspect="1"/>
                      </pic:cNvPicPr>
                    </pic:nvPicPr>
                    <pic:blipFill>
                      <a:blip r:embed="rId8"/>
                      <a:stretch>
                        <a:fillRect/>
                      </a:stretch>
                    </pic:blipFill>
                    <pic:spPr>
                      <a:xfrm>
                        <a:off x="0" y="0"/>
                        <a:ext cx="5247640" cy="2461895"/>
                      </a:xfrm>
                      <a:prstGeom prst="rect">
                        <a:avLst/>
                      </a:prstGeom>
                    </pic:spPr>
                  </pic:pic>
                </a:graphicData>
              </a:graphic>
            </wp:inline>
          </w:drawing>
        </w:r>
      </w:del>
      <w:ins w:id="2" w:author="神镐人 项目灭迹人 若叶睦 [2]" w:date="2025-11-04T15:36:15Z">
        <w:r>
          <w:rPr>
            <w:rFonts w:hint="eastAsia" w:eastAsiaTheme="minorEastAsia"/>
            <w:lang w:eastAsia="zh"/>
          </w:rPr>
          <w:drawing>
            <wp:inline distT="0" distB="0" distL="114300" distR="114300">
              <wp:extent cx="6222365" cy="2910840"/>
              <wp:effectExtent l="0" t="0" r="6985" b="381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9"/>
                      <a:stretch>
                        <a:fillRect/>
                      </a:stretch>
                    </pic:blipFill>
                    <pic:spPr>
                      <a:xfrm>
                        <a:off x="0" y="0"/>
                        <a:ext cx="6222365" cy="2910840"/>
                      </a:xfrm>
                      <a:prstGeom prst="rect">
                        <a:avLst/>
                      </a:prstGeom>
                    </pic:spPr>
                  </pic:pic>
                </a:graphicData>
              </a:graphic>
            </wp:inline>
          </w:drawing>
        </w:r>
      </w:ins>
    </w:p>
    <w:p w14:paraId="3287355D">
      <w:pPr>
        <w:pStyle w:val="3"/>
        <w:rPr>
          <w:rFonts w:hint="eastAsia"/>
        </w:rPr>
      </w:pPr>
      <w:bookmarkStart w:id="11" w:name="_Toc149848663"/>
      <w:r>
        <w:rPr>
          <w:rFonts w:hint="eastAsia"/>
        </w:rPr>
        <w:t>3、细化类图</w:t>
      </w:r>
      <w:bookmarkEnd w:id="11"/>
    </w:p>
    <w:p w14:paraId="0816FF64">
      <w:pPr>
        <w:pStyle w:val="4"/>
        <w:rPr>
          <w:rFonts w:hint="eastAsia"/>
        </w:rPr>
      </w:pPr>
      <w:bookmarkStart w:id="12" w:name="_Toc149848664"/>
      <w:r>
        <w:rPr>
          <w:rFonts w:hint="eastAsia"/>
        </w:rPr>
        <w:t>3.1属性的识别</w:t>
      </w:r>
      <w:bookmarkEnd w:id="12"/>
    </w:p>
    <w:p w14:paraId="75504131">
      <w:pPr>
        <w:spacing w:line="360" w:lineRule="auto"/>
        <w:jc w:val="left"/>
        <w:rPr>
          <w:rFonts w:hint="eastAsia" w:ascii="宋体" w:hAnsi="宋体" w:eastAsia="宋体"/>
          <w:szCs w:val="21"/>
        </w:rPr>
      </w:pPr>
      <w:r>
        <w:rPr>
          <w:rFonts w:hint="eastAsia" w:ascii="宋体" w:hAnsi="宋体" w:eastAsia="宋体"/>
          <w:szCs w:val="21"/>
        </w:rPr>
        <w:t>（注</w:t>
      </w:r>
      <w:r>
        <w:rPr>
          <w:rFonts w:ascii="宋体" w:hAnsi="宋体" w:eastAsia="宋体"/>
          <w:szCs w:val="21"/>
        </w:rPr>
        <w:t>：每个属性</w:t>
      </w:r>
      <w:r>
        <w:rPr>
          <w:rFonts w:hint="eastAsia" w:ascii="宋体" w:hAnsi="宋体" w:eastAsia="宋体"/>
          <w:szCs w:val="21"/>
        </w:rPr>
        <w:t>表中</w:t>
      </w:r>
      <w:r>
        <w:rPr>
          <w:rFonts w:ascii="宋体" w:hAnsi="宋体" w:eastAsia="宋体"/>
          <w:szCs w:val="21"/>
        </w:rPr>
        <w:t>的第一</w:t>
      </w:r>
      <w:r>
        <w:rPr>
          <w:rFonts w:hint="eastAsia" w:ascii="宋体" w:hAnsi="宋体" w:eastAsia="宋体"/>
          <w:szCs w:val="21"/>
        </w:rPr>
        <w:t>个</w:t>
      </w:r>
      <w:r>
        <w:rPr>
          <w:rFonts w:ascii="宋体" w:hAnsi="宋体" w:eastAsia="宋体"/>
          <w:szCs w:val="21"/>
        </w:rPr>
        <w:t>属性，</w:t>
      </w:r>
      <w:r>
        <w:rPr>
          <w:rFonts w:hint="eastAsia" w:ascii="宋体" w:hAnsi="宋体" w:eastAsia="宋体"/>
          <w:szCs w:val="21"/>
        </w:rPr>
        <w:t>作为</w:t>
      </w:r>
      <w:r>
        <w:rPr>
          <w:rFonts w:ascii="宋体" w:hAnsi="宋体" w:eastAsia="宋体"/>
          <w:szCs w:val="21"/>
        </w:rPr>
        <w:t>primary key）</w:t>
      </w:r>
    </w:p>
    <w:p w14:paraId="22E1F8E7">
      <w:pPr>
        <w:spacing w:line="360" w:lineRule="auto"/>
        <w:jc w:val="left"/>
        <w:rPr>
          <w:rFonts w:hint="eastAsia" w:ascii="宋体" w:hAnsi="宋体" w:eastAsia="宋体"/>
          <w:b/>
          <w:bCs/>
          <w:szCs w:val="21"/>
        </w:rPr>
      </w:pPr>
      <w:r>
        <w:rPr>
          <w:rFonts w:ascii="宋体" w:hAnsi="宋体" w:eastAsia="宋体"/>
          <w:b/>
          <w:bCs/>
          <w:szCs w:val="21"/>
        </w:rPr>
        <w:t>类名：</w:t>
      </w:r>
      <w:commentRangeStart w:id="0"/>
      <w:r>
        <w:rPr>
          <w:rFonts w:hint="eastAsia" w:ascii="宋体" w:hAnsi="宋体" w:eastAsia="宋体"/>
          <w:b/>
          <w:bCs/>
          <w:szCs w:val="21"/>
        </w:rPr>
        <w:t>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commentRangeEnd w:id="0"/>
      <w:r>
        <w:rPr>
          <w:woUserID w:val="1"/>
        </w:rPr>
        <w:commentReference w:id="0"/>
      </w:r>
    </w:p>
    <w:p w14:paraId="52167262">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3.1</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所示：</w:t>
      </w:r>
    </w:p>
    <w:p w14:paraId="422F09D8">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.1 </w:t>
      </w:r>
      <w:r>
        <w:rPr>
          <w:rFonts w:hint="eastAsia" w:ascii="宋体" w:hAnsi="宋体" w:eastAsia="宋体"/>
          <w:szCs w:val="21"/>
        </w:rPr>
        <w:t>User</w:t>
      </w:r>
      <w:r>
        <w:rPr>
          <w:rFonts w:ascii="宋体" w:hAnsi="宋体" w:eastAsia="宋体"/>
          <w:szCs w:val="21"/>
        </w:rPr>
        <w:t>类属性表</w:t>
      </w:r>
    </w:p>
    <w:tbl>
      <w:tblPr>
        <w:tblStyle w:val="16"/>
        <w:tblW w:w="6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09171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Pr>
          <w:p w14:paraId="2199810E">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18F8CAE8">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1B8CF170">
            <w:pPr>
              <w:spacing w:line="360" w:lineRule="auto"/>
              <w:jc w:val="center"/>
              <w:rPr>
                <w:rFonts w:hint="eastAsia" w:ascii="宋体" w:hAnsi="宋体" w:eastAsia="宋体"/>
                <w:szCs w:val="21"/>
              </w:rPr>
            </w:pPr>
            <w:r>
              <w:rPr>
                <w:rFonts w:ascii="宋体" w:hAnsi="宋体" w:eastAsia="宋体"/>
                <w:szCs w:val="21"/>
              </w:rPr>
              <w:t>数据类型</w:t>
            </w:r>
          </w:p>
        </w:tc>
      </w:tr>
      <w:tr w14:paraId="70C29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Borders>
              <w:top w:val="single" w:color="auto" w:sz="4" w:space="0"/>
              <w:left w:val="single" w:color="auto" w:sz="4" w:space="0"/>
              <w:bottom w:val="single" w:color="auto" w:sz="4" w:space="0"/>
              <w:right w:val="single" w:color="auto" w:sz="4" w:space="0"/>
            </w:tcBorders>
          </w:tcPr>
          <w:p w14:paraId="54D875A5">
            <w:pPr>
              <w:spacing w:line="360" w:lineRule="auto"/>
              <w:jc w:val="center"/>
              <w:rPr>
                <w:rFonts w:hint="eastAsia" w:ascii="宋体" w:hAnsi="宋体" w:eastAsia="宋体"/>
                <w:szCs w:val="21"/>
              </w:rPr>
            </w:pPr>
            <w:r>
              <w:rPr>
                <w:rFonts w:ascii="宋体" w:hAnsi="宋体" w:eastAsia="宋体"/>
                <w:szCs w:val="21"/>
              </w:rPr>
              <w:t>用户ID</w:t>
            </w:r>
          </w:p>
        </w:tc>
        <w:tc>
          <w:tcPr>
            <w:tcW w:w="2277" w:type="dxa"/>
            <w:tcBorders>
              <w:top w:val="single" w:color="auto" w:sz="4" w:space="0"/>
              <w:left w:val="single" w:color="auto" w:sz="4" w:space="0"/>
              <w:bottom w:val="single" w:color="auto" w:sz="4" w:space="0"/>
              <w:right w:val="single" w:color="auto" w:sz="4" w:space="0"/>
            </w:tcBorders>
          </w:tcPr>
          <w:p w14:paraId="0F260C77">
            <w:pPr>
              <w:spacing w:line="360" w:lineRule="auto"/>
              <w:jc w:val="center"/>
              <w:rPr>
                <w:rFonts w:hint="eastAsia" w:ascii="宋体" w:hAnsi="宋体" w:eastAsia="宋体"/>
                <w:szCs w:val="21"/>
              </w:rPr>
            </w:pPr>
            <w:r>
              <w:rPr>
                <w:rFonts w:hint="eastAsia" w:ascii="宋体" w:hAnsi="宋体" w:eastAsia="宋体"/>
                <w:szCs w:val="21"/>
                <w:lang w:eastAsia="zh"/>
              </w:rPr>
              <w:t>U</w:t>
            </w:r>
            <w:r>
              <w:rPr>
                <w:rFonts w:ascii="宋体" w:hAnsi="宋体" w:eastAsia="宋体"/>
                <w:szCs w:val="21"/>
              </w:rPr>
              <w:t>serID</w:t>
            </w:r>
          </w:p>
        </w:tc>
        <w:tc>
          <w:tcPr>
            <w:tcW w:w="2335" w:type="dxa"/>
            <w:tcBorders>
              <w:top w:val="single" w:color="auto" w:sz="4" w:space="0"/>
              <w:left w:val="single" w:color="auto" w:sz="4" w:space="0"/>
              <w:bottom w:val="single" w:color="auto" w:sz="4" w:space="0"/>
              <w:right w:val="single" w:color="auto" w:sz="4" w:space="0"/>
            </w:tcBorders>
          </w:tcPr>
          <w:p w14:paraId="41B8FCAF">
            <w:pPr>
              <w:spacing w:line="360" w:lineRule="auto"/>
              <w:jc w:val="center"/>
              <w:rPr>
                <w:rFonts w:hint="eastAsia" w:ascii="宋体" w:hAnsi="宋体" w:eastAsia="宋体"/>
                <w:szCs w:val="21"/>
              </w:rPr>
            </w:pPr>
            <w:r>
              <w:rPr>
                <w:rFonts w:hint="eastAsia" w:ascii="宋体" w:hAnsi="宋体" w:eastAsia="宋体"/>
                <w:szCs w:val="21"/>
              </w:rPr>
              <w:t>varchar</w:t>
            </w:r>
          </w:p>
        </w:tc>
      </w:tr>
      <w:tr w14:paraId="741AD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del w:id="4" w:author="神镐人 项目灭迹人 若叶睦 [2]" w:date="2025-11-04T15:19:27Z"/>
        </w:trPr>
        <w:tc>
          <w:tcPr>
            <w:tcW w:w="1832" w:type="dxa"/>
            <w:tcBorders>
              <w:top w:val="single" w:color="auto" w:sz="4" w:space="0"/>
              <w:left w:val="single" w:color="auto" w:sz="4" w:space="0"/>
              <w:bottom w:val="single" w:color="auto" w:sz="4" w:space="0"/>
              <w:right w:val="single" w:color="auto" w:sz="4" w:space="0"/>
            </w:tcBorders>
          </w:tcPr>
          <w:p w14:paraId="6CFD88EC">
            <w:pPr>
              <w:spacing w:line="360" w:lineRule="auto"/>
              <w:jc w:val="center"/>
              <w:rPr>
                <w:del w:id="5" w:author="神镐人 项目灭迹人 若叶睦 [2]" w:date="2025-11-04T15:19:27Z"/>
                <w:rFonts w:hint="eastAsia" w:ascii="宋体" w:hAnsi="宋体" w:eastAsia="宋体"/>
                <w:szCs w:val="21"/>
                <w:lang w:eastAsia="zh"/>
              </w:rPr>
            </w:pPr>
            <w:del w:id="6" w:author="神镐人 项目灭迹人 若叶睦 [2]" w:date="2025-11-04T15:19:27Z">
              <w:r>
                <w:rPr>
                  <w:rFonts w:hint="eastAsia" w:ascii="宋体" w:hAnsi="宋体" w:eastAsia="宋体"/>
                  <w:szCs w:val="21"/>
                  <w:lang w:eastAsia="zh"/>
                </w:rPr>
                <w:delText>手机号</w:delText>
              </w:r>
            </w:del>
          </w:p>
        </w:tc>
        <w:tc>
          <w:tcPr>
            <w:tcW w:w="2277" w:type="dxa"/>
            <w:tcBorders>
              <w:top w:val="single" w:color="auto" w:sz="4" w:space="0"/>
              <w:left w:val="single" w:color="auto" w:sz="4" w:space="0"/>
              <w:bottom w:val="single" w:color="auto" w:sz="4" w:space="0"/>
              <w:right w:val="single" w:color="auto" w:sz="4" w:space="0"/>
            </w:tcBorders>
          </w:tcPr>
          <w:p w14:paraId="7125C88D">
            <w:pPr>
              <w:spacing w:line="360" w:lineRule="auto"/>
              <w:jc w:val="center"/>
              <w:rPr>
                <w:del w:id="7" w:author="神镐人 项目灭迹人 若叶睦 [2]" w:date="2025-11-04T15:19:27Z"/>
                <w:rFonts w:hint="eastAsia" w:ascii="宋体" w:hAnsi="宋体" w:eastAsia="宋体"/>
                <w:szCs w:val="21"/>
                <w:lang w:eastAsia="zh"/>
              </w:rPr>
            </w:pPr>
            <w:del w:id="8" w:author="神镐人 项目灭迹人 若叶睦 [2]" w:date="2025-11-04T15:19:27Z">
              <w:r>
                <w:rPr>
                  <w:rFonts w:hint="eastAsia" w:ascii="宋体" w:hAnsi="宋体" w:eastAsia="宋体"/>
                  <w:szCs w:val="21"/>
                  <w:lang w:eastAsia="zh"/>
                </w:rPr>
                <w:delText>PhoneNumber</w:delText>
              </w:r>
            </w:del>
          </w:p>
        </w:tc>
        <w:tc>
          <w:tcPr>
            <w:tcW w:w="2335" w:type="dxa"/>
            <w:tcBorders>
              <w:top w:val="single" w:color="auto" w:sz="4" w:space="0"/>
              <w:left w:val="single" w:color="auto" w:sz="4" w:space="0"/>
              <w:bottom w:val="single" w:color="auto" w:sz="4" w:space="0"/>
              <w:right w:val="single" w:color="auto" w:sz="4" w:space="0"/>
            </w:tcBorders>
          </w:tcPr>
          <w:p w14:paraId="60EE3B90">
            <w:pPr>
              <w:spacing w:line="360" w:lineRule="auto"/>
              <w:jc w:val="center"/>
              <w:rPr>
                <w:del w:id="9" w:author="神镐人 项目灭迹人 若叶睦 [2]" w:date="2025-11-04T15:19:27Z"/>
                <w:rFonts w:hint="eastAsia" w:ascii="宋体" w:hAnsi="宋体" w:eastAsia="宋体"/>
                <w:szCs w:val="21"/>
                <w:lang w:eastAsia="zh"/>
              </w:rPr>
            </w:pPr>
            <w:del w:id="10" w:author="神镐人 项目灭迹人 若叶睦 [2]" w:date="2025-11-04T15:19:27Z">
              <w:r>
                <w:rPr>
                  <w:rFonts w:hint="eastAsia" w:ascii="宋体" w:hAnsi="宋体" w:eastAsia="宋体"/>
                  <w:szCs w:val="21"/>
                  <w:lang w:eastAsia="zh"/>
                </w:rPr>
                <w:delText>varchar</w:delText>
              </w:r>
            </w:del>
          </w:p>
        </w:tc>
      </w:tr>
      <w:tr w14:paraId="114AF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Borders>
              <w:top w:val="single" w:color="auto" w:sz="4" w:space="0"/>
              <w:left w:val="single" w:color="auto" w:sz="4" w:space="0"/>
              <w:bottom w:val="single" w:color="auto" w:sz="4" w:space="0"/>
              <w:right w:val="single" w:color="auto" w:sz="4" w:space="0"/>
            </w:tcBorders>
          </w:tcPr>
          <w:p w14:paraId="24730188">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Borders>
              <w:top w:val="single" w:color="auto" w:sz="4" w:space="0"/>
              <w:left w:val="single" w:color="auto" w:sz="4" w:space="0"/>
              <w:bottom w:val="single" w:color="auto" w:sz="4" w:space="0"/>
              <w:right w:val="single" w:color="auto" w:sz="4" w:space="0"/>
            </w:tcBorders>
          </w:tcPr>
          <w:p w14:paraId="6B0E73E7">
            <w:pPr>
              <w:spacing w:line="360" w:lineRule="auto"/>
              <w:jc w:val="center"/>
              <w:rPr>
                <w:rFonts w:hint="eastAsia" w:ascii="宋体" w:hAnsi="宋体" w:eastAsia="宋体"/>
                <w:szCs w:val="21"/>
              </w:rPr>
            </w:pPr>
            <w:r>
              <w:rPr>
                <w:rFonts w:hint="eastAsia" w:ascii="宋体" w:hAnsi="宋体" w:eastAsia="宋体"/>
                <w:szCs w:val="21"/>
                <w:lang w:eastAsia="zh"/>
              </w:rPr>
              <w:t>U</w:t>
            </w:r>
            <w:r>
              <w:rPr>
                <w:rFonts w:ascii="宋体" w:hAnsi="宋体" w:eastAsia="宋体"/>
                <w:szCs w:val="21"/>
              </w:rPr>
              <w:t>serPassword</w:t>
            </w:r>
          </w:p>
        </w:tc>
        <w:tc>
          <w:tcPr>
            <w:tcW w:w="2335" w:type="dxa"/>
            <w:tcBorders>
              <w:top w:val="single" w:color="auto" w:sz="4" w:space="0"/>
              <w:left w:val="single" w:color="auto" w:sz="4" w:space="0"/>
              <w:bottom w:val="single" w:color="auto" w:sz="4" w:space="0"/>
              <w:right w:val="single" w:color="auto" w:sz="4" w:space="0"/>
            </w:tcBorders>
          </w:tcPr>
          <w:p w14:paraId="24815949">
            <w:pPr>
              <w:spacing w:line="360" w:lineRule="auto"/>
              <w:jc w:val="center"/>
              <w:rPr>
                <w:rFonts w:hint="eastAsia" w:ascii="宋体" w:hAnsi="宋体" w:eastAsia="宋体"/>
                <w:szCs w:val="21"/>
              </w:rPr>
            </w:pPr>
            <w:r>
              <w:rPr>
                <w:rFonts w:ascii="宋体" w:hAnsi="宋体" w:eastAsia="宋体"/>
                <w:szCs w:val="21"/>
              </w:rPr>
              <w:t>varchar</w:t>
            </w:r>
          </w:p>
        </w:tc>
      </w:tr>
    </w:tbl>
    <w:p w14:paraId="04C35A5D">
      <w:pPr>
        <w:spacing w:line="360" w:lineRule="auto"/>
        <w:rPr>
          <w:rFonts w:hint="eastAsia" w:ascii="宋体" w:hAnsi="宋体" w:eastAsia="宋体"/>
          <w:szCs w:val="21"/>
        </w:rPr>
      </w:pPr>
    </w:p>
    <w:p w14:paraId="556E570F">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p>
    <w:p w14:paraId="050EB9E9">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所示：</w:t>
      </w:r>
    </w:p>
    <w:p w14:paraId="20FEE2DC">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 xml:space="preserve">.2 </w:t>
      </w:r>
      <w:r>
        <w:rPr>
          <w:rFonts w:hint="eastAsia" w:ascii="宋体" w:hAnsi="宋体" w:eastAsia="宋体"/>
          <w:szCs w:val="21"/>
        </w:rPr>
        <w:t>Administrator</w:t>
      </w:r>
      <w:r>
        <w:rPr>
          <w:rFonts w:ascii="宋体" w:hAnsi="宋体" w:eastAsia="宋体"/>
          <w:szCs w:val="21"/>
        </w:rPr>
        <w:t>类属性表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62A3A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Pr>
          <w:p w14:paraId="6D51C2C6">
            <w:pPr>
              <w:spacing w:line="360" w:lineRule="auto"/>
              <w:jc w:val="center"/>
              <w:rPr>
                <w:rFonts w:hint="eastAsia" w:ascii="宋体" w:hAnsi="宋体" w:eastAsia="宋体"/>
                <w:szCs w:val="21"/>
              </w:rPr>
            </w:pPr>
            <w:r>
              <w:rPr>
                <w:rFonts w:ascii="宋体" w:hAnsi="宋体" w:eastAsia="宋体"/>
                <w:szCs w:val="21"/>
              </w:rPr>
              <w:t>中文名</w:t>
            </w:r>
          </w:p>
        </w:tc>
        <w:tc>
          <w:tcPr>
            <w:tcW w:w="2277" w:type="dxa"/>
          </w:tcPr>
          <w:p w14:paraId="74AA1040">
            <w:pPr>
              <w:spacing w:line="360" w:lineRule="auto"/>
              <w:jc w:val="center"/>
              <w:rPr>
                <w:rFonts w:hint="eastAsia" w:ascii="宋体" w:hAnsi="宋体" w:eastAsia="宋体"/>
                <w:szCs w:val="21"/>
              </w:rPr>
            </w:pPr>
            <w:r>
              <w:rPr>
                <w:rFonts w:ascii="宋体" w:hAnsi="宋体" w:eastAsia="宋体"/>
                <w:szCs w:val="21"/>
              </w:rPr>
              <w:t>英文名</w:t>
            </w:r>
          </w:p>
        </w:tc>
        <w:tc>
          <w:tcPr>
            <w:tcW w:w="2335" w:type="dxa"/>
          </w:tcPr>
          <w:p w14:paraId="3B3E5DDD">
            <w:pPr>
              <w:spacing w:line="360" w:lineRule="auto"/>
              <w:jc w:val="center"/>
              <w:rPr>
                <w:rFonts w:hint="eastAsia" w:ascii="宋体" w:hAnsi="宋体" w:eastAsia="宋体"/>
                <w:szCs w:val="21"/>
              </w:rPr>
            </w:pPr>
            <w:r>
              <w:rPr>
                <w:rFonts w:ascii="宋体" w:hAnsi="宋体" w:eastAsia="宋体"/>
                <w:szCs w:val="21"/>
              </w:rPr>
              <w:t>数据类型</w:t>
            </w:r>
          </w:p>
        </w:tc>
      </w:tr>
      <w:tr w14:paraId="2272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832" w:type="dxa"/>
          </w:tcPr>
          <w:p w14:paraId="3C8E58D1">
            <w:pPr>
              <w:spacing w:line="360" w:lineRule="auto"/>
              <w:jc w:val="center"/>
              <w:rPr>
                <w:rFonts w:hint="eastAsia" w:ascii="宋体" w:hAnsi="宋体" w:eastAsia="宋体"/>
                <w:szCs w:val="21"/>
                <w:highlight w:val="yellow"/>
                <w:rPrChange w:id="11" w:author="毛毛妈" w:date="2025-11-04T12:27:00Z">
                  <w:rPr>
                    <w:rFonts w:hint="eastAsia" w:ascii="宋体" w:hAnsi="宋体" w:eastAsia="宋体"/>
                    <w:szCs w:val="21"/>
                  </w:rPr>
                </w:rPrChange>
              </w:rPr>
            </w:pPr>
            <w:r>
              <w:rPr>
                <w:rFonts w:ascii="宋体" w:hAnsi="宋体" w:eastAsia="宋体"/>
                <w:szCs w:val="21"/>
                <w:highlight w:val="yellow"/>
                <w:rPrChange w:id="12" w:author="毛毛妈" w:date="2025-11-04T12:27:00Z">
                  <w:rPr>
                    <w:rFonts w:ascii="宋体" w:hAnsi="宋体" w:eastAsia="宋体"/>
                    <w:szCs w:val="21"/>
                  </w:rPr>
                </w:rPrChange>
              </w:rPr>
              <w:t>用户ID</w:t>
            </w:r>
          </w:p>
        </w:tc>
        <w:tc>
          <w:tcPr>
            <w:tcW w:w="2277" w:type="dxa"/>
          </w:tcPr>
          <w:p w14:paraId="3BF230CE">
            <w:pPr>
              <w:spacing w:line="360" w:lineRule="auto"/>
              <w:jc w:val="center"/>
              <w:rPr>
                <w:rFonts w:hint="eastAsia" w:ascii="宋体" w:hAnsi="宋体" w:eastAsia="宋体"/>
                <w:szCs w:val="21"/>
                <w:highlight w:val="yellow"/>
                <w:rPrChange w:id="13" w:author="毛毛妈" w:date="2025-11-04T12:27:00Z">
                  <w:rPr>
                    <w:rFonts w:hint="eastAsia" w:ascii="宋体" w:hAnsi="宋体" w:eastAsia="宋体"/>
                    <w:szCs w:val="21"/>
                  </w:rPr>
                </w:rPrChange>
              </w:rPr>
            </w:pPr>
            <w:r>
              <w:rPr>
                <w:rFonts w:hint="eastAsia" w:ascii="宋体" w:hAnsi="宋体" w:eastAsia="宋体"/>
                <w:szCs w:val="21"/>
                <w:highlight w:val="yellow"/>
                <w:lang w:eastAsia="zh"/>
                <w:rPrChange w:id="14" w:author="毛毛妈" w:date="2025-11-04T12:27:00Z">
                  <w:rPr>
                    <w:rFonts w:hint="eastAsia" w:ascii="宋体" w:hAnsi="宋体" w:eastAsia="宋体"/>
                    <w:szCs w:val="21"/>
                    <w:lang w:eastAsia="zh"/>
                  </w:rPr>
                </w:rPrChange>
              </w:rPr>
              <w:t>U</w:t>
            </w:r>
            <w:r>
              <w:rPr>
                <w:rFonts w:ascii="宋体" w:hAnsi="宋体" w:eastAsia="宋体"/>
                <w:szCs w:val="21"/>
                <w:highlight w:val="yellow"/>
                <w:rPrChange w:id="15" w:author="毛毛妈" w:date="2025-11-04T12:27:00Z">
                  <w:rPr>
                    <w:rFonts w:ascii="宋体" w:hAnsi="宋体" w:eastAsia="宋体"/>
                    <w:szCs w:val="21"/>
                  </w:rPr>
                </w:rPrChange>
              </w:rPr>
              <w:t>serID</w:t>
            </w:r>
          </w:p>
        </w:tc>
        <w:tc>
          <w:tcPr>
            <w:tcW w:w="2335" w:type="dxa"/>
          </w:tcPr>
          <w:p w14:paraId="5547115F">
            <w:pPr>
              <w:spacing w:line="360" w:lineRule="auto"/>
              <w:jc w:val="center"/>
              <w:rPr>
                <w:rFonts w:hint="eastAsia" w:ascii="宋体" w:hAnsi="宋体" w:eastAsia="宋体"/>
                <w:szCs w:val="21"/>
                <w:highlight w:val="yellow"/>
                <w:rPrChange w:id="16" w:author="毛毛妈" w:date="2025-11-04T12:27:00Z">
                  <w:rPr>
                    <w:rFonts w:hint="eastAsia" w:ascii="宋体" w:hAnsi="宋体" w:eastAsia="宋体"/>
                    <w:szCs w:val="21"/>
                  </w:rPr>
                </w:rPrChange>
              </w:rPr>
            </w:pPr>
            <w:r>
              <w:rPr>
                <w:rFonts w:hint="eastAsia" w:ascii="宋体" w:hAnsi="宋体" w:eastAsia="宋体"/>
                <w:szCs w:val="21"/>
                <w:highlight w:val="yellow"/>
                <w:rPrChange w:id="17" w:author="毛毛妈" w:date="2025-11-04T12:27:00Z">
                  <w:rPr>
                    <w:rFonts w:hint="eastAsia" w:ascii="宋体" w:hAnsi="宋体" w:eastAsia="宋体"/>
                    <w:szCs w:val="21"/>
                  </w:rPr>
                </w:rPrChange>
              </w:rPr>
              <w:t>varchar</w:t>
            </w:r>
          </w:p>
        </w:tc>
      </w:tr>
      <w:tr w14:paraId="695A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del w:id="18" w:author="神镐人 项目灭迹人 若叶睦 [2]" w:date="2025-11-04T15:19:32Z"/>
        </w:trPr>
        <w:tc>
          <w:tcPr>
            <w:tcW w:w="1832" w:type="dxa"/>
          </w:tcPr>
          <w:p w14:paraId="484B33CC">
            <w:pPr>
              <w:spacing w:line="360" w:lineRule="auto"/>
              <w:jc w:val="center"/>
              <w:rPr>
                <w:del w:id="19" w:author="神镐人 项目灭迹人 若叶睦 [2]" w:date="2025-11-04T15:19:32Z"/>
                <w:rFonts w:hint="eastAsia" w:ascii="宋体" w:hAnsi="宋体" w:eastAsia="宋体"/>
                <w:szCs w:val="21"/>
                <w:highlight w:val="yellow"/>
                <w:lang w:eastAsia="zh"/>
                <w:rPrChange w:id="20" w:author="毛毛妈" w:date="2025-11-04T12:27:00Z">
                  <w:rPr>
                    <w:del w:id="21" w:author="神镐人 项目灭迹人 若叶睦 [2]" w:date="2025-11-04T15:19:32Z"/>
                    <w:rFonts w:hint="eastAsia" w:ascii="宋体" w:hAnsi="宋体" w:eastAsia="宋体"/>
                    <w:szCs w:val="21"/>
                    <w:lang w:eastAsia="zh"/>
                  </w:rPr>
                </w:rPrChange>
              </w:rPr>
            </w:pPr>
            <w:del w:id="22" w:author="神镐人 项目灭迹人 若叶睦 [2]" w:date="2025-11-04T15:19:32Z">
              <w:r>
                <w:rPr>
                  <w:rFonts w:hint="eastAsia" w:ascii="宋体" w:hAnsi="宋体" w:eastAsia="宋体"/>
                  <w:szCs w:val="21"/>
                  <w:highlight w:val="yellow"/>
                  <w:lang w:eastAsia="zh"/>
                  <w:rPrChange w:id="23" w:author="毛毛妈" w:date="2025-11-04T12:27:00Z">
                    <w:rPr>
                      <w:rFonts w:hint="eastAsia" w:ascii="宋体" w:hAnsi="宋体" w:eastAsia="宋体"/>
                      <w:szCs w:val="21"/>
                      <w:lang w:eastAsia="zh"/>
                    </w:rPr>
                  </w:rPrChange>
                </w:rPr>
                <w:delText>手机号</w:delText>
              </w:r>
            </w:del>
          </w:p>
        </w:tc>
        <w:tc>
          <w:tcPr>
            <w:tcW w:w="2277" w:type="dxa"/>
          </w:tcPr>
          <w:p w14:paraId="1F9F8166">
            <w:pPr>
              <w:spacing w:line="360" w:lineRule="auto"/>
              <w:jc w:val="center"/>
              <w:rPr>
                <w:del w:id="24" w:author="神镐人 项目灭迹人 若叶睦 [2]" w:date="2025-11-04T15:19:32Z"/>
                <w:rFonts w:hint="eastAsia" w:ascii="宋体" w:hAnsi="宋体" w:eastAsia="宋体"/>
                <w:szCs w:val="21"/>
                <w:highlight w:val="yellow"/>
                <w:lang w:eastAsia="zh"/>
                <w:rPrChange w:id="25" w:author="毛毛妈" w:date="2025-11-04T12:27:00Z">
                  <w:rPr>
                    <w:del w:id="26" w:author="神镐人 项目灭迹人 若叶睦 [2]" w:date="2025-11-04T15:19:32Z"/>
                    <w:rFonts w:hint="eastAsia" w:ascii="宋体" w:hAnsi="宋体" w:eastAsia="宋体"/>
                    <w:szCs w:val="21"/>
                    <w:lang w:eastAsia="zh"/>
                  </w:rPr>
                </w:rPrChange>
              </w:rPr>
            </w:pPr>
            <w:del w:id="27" w:author="神镐人 项目灭迹人 若叶睦 [2]" w:date="2025-11-04T15:19:32Z">
              <w:r>
                <w:rPr>
                  <w:rFonts w:hint="eastAsia" w:ascii="宋体" w:hAnsi="宋体" w:eastAsia="宋体"/>
                  <w:szCs w:val="21"/>
                  <w:highlight w:val="yellow"/>
                  <w:lang w:eastAsia="zh"/>
                  <w:rPrChange w:id="28" w:author="毛毛妈" w:date="2025-11-04T12:27:00Z">
                    <w:rPr>
                      <w:rFonts w:hint="eastAsia" w:ascii="宋体" w:hAnsi="宋体" w:eastAsia="宋体"/>
                      <w:szCs w:val="21"/>
                      <w:lang w:eastAsia="zh"/>
                    </w:rPr>
                  </w:rPrChange>
                </w:rPr>
                <w:delText>PhoneNumber</w:delText>
              </w:r>
            </w:del>
          </w:p>
        </w:tc>
        <w:tc>
          <w:tcPr>
            <w:tcW w:w="2335" w:type="dxa"/>
          </w:tcPr>
          <w:p w14:paraId="0CA63966">
            <w:pPr>
              <w:spacing w:line="360" w:lineRule="auto"/>
              <w:jc w:val="center"/>
              <w:rPr>
                <w:del w:id="29" w:author="神镐人 项目灭迹人 若叶睦 [2]" w:date="2025-11-04T15:19:32Z"/>
                <w:rFonts w:hint="eastAsia" w:ascii="宋体" w:hAnsi="宋体" w:eastAsia="宋体"/>
                <w:szCs w:val="21"/>
                <w:highlight w:val="yellow"/>
                <w:lang w:eastAsia="zh"/>
                <w:rPrChange w:id="30" w:author="毛毛妈" w:date="2025-11-04T12:27:00Z">
                  <w:rPr>
                    <w:del w:id="31" w:author="神镐人 项目灭迹人 若叶睦 [2]" w:date="2025-11-04T15:19:32Z"/>
                    <w:rFonts w:hint="eastAsia" w:ascii="宋体" w:hAnsi="宋体" w:eastAsia="宋体"/>
                    <w:szCs w:val="21"/>
                    <w:lang w:eastAsia="zh"/>
                  </w:rPr>
                </w:rPrChange>
              </w:rPr>
            </w:pPr>
            <w:del w:id="32" w:author="神镐人 项目灭迹人 若叶睦 [2]" w:date="2025-11-04T15:19:32Z">
              <w:r>
                <w:rPr>
                  <w:rFonts w:hint="eastAsia" w:ascii="宋体" w:hAnsi="宋体" w:eastAsia="宋体"/>
                  <w:szCs w:val="21"/>
                  <w:highlight w:val="yellow"/>
                  <w:lang w:eastAsia="zh"/>
                  <w:rPrChange w:id="33" w:author="毛毛妈" w:date="2025-11-04T12:27:00Z">
                    <w:rPr>
                      <w:rFonts w:hint="eastAsia" w:ascii="宋体" w:hAnsi="宋体" w:eastAsia="宋体"/>
                      <w:szCs w:val="21"/>
                      <w:lang w:eastAsia="zh"/>
                    </w:rPr>
                  </w:rPrChange>
                </w:rPr>
                <w:delText>varchar</w:delText>
              </w:r>
            </w:del>
          </w:p>
        </w:tc>
      </w:tr>
      <w:tr w14:paraId="5A152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832" w:type="dxa"/>
          </w:tcPr>
          <w:p w14:paraId="0C5A725C">
            <w:pPr>
              <w:spacing w:line="360" w:lineRule="auto"/>
              <w:jc w:val="center"/>
              <w:rPr>
                <w:rFonts w:hint="eastAsia" w:ascii="宋体" w:hAnsi="宋体" w:eastAsia="宋体"/>
                <w:szCs w:val="21"/>
              </w:rPr>
            </w:pPr>
            <w:r>
              <w:rPr>
                <w:rFonts w:hint="eastAsia" w:ascii="宋体" w:hAnsi="宋体" w:eastAsia="宋体"/>
                <w:szCs w:val="21"/>
              </w:rPr>
              <w:t>登录密码</w:t>
            </w:r>
          </w:p>
        </w:tc>
        <w:tc>
          <w:tcPr>
            <w:tcW w:w="2277" w:type="dxa"/>
          </w:tcPr>
          <w:p w14:paraId="04E1D824">
            <w:pPr>
              <w:spacing w:line="360" w:lineRule="auto"/>
              <w:jc w:val="center"/>
              <w:rPr>
                <w:rFonts w:hint="eastAsia" w:ascii="宋体" w:hAnsi="宋体" w:eastAsia="宋体"/>
                <w:szCs w:val="21"/>
              </w:rPr>
            </w:pPr>
            <w:r>
              <w:rPr>
                <w:rFonts w:hint="eastAsia" w:ascii="宋体" w:hAnsi="宋体" w:eastAsia="宋体"/>
                <w:szCs w:val="21"/>
                <w:lang w:eastAsia="zh"/>
              </w:rPr>
              <w:t>U</w:t>
            </w:r>
            <w:r>
              <w:rPr>
                <w:rFonts w:ascii="宋体" w:hAnsi="宋体" w:eastAsia="宋体"/>
                <w:szCs w:val="21"/>
              </w:rPr>
              <w:t>serPassword</w:t>
            </w:r>
          </w:p>
        </w:tc>
        <w:tc>
          <w:tcPr>
            <w:tcW w:w="2335" w:type="dxa"/>
          </w:tcPr>
          <w:p w14:paraId="672D90B4">
            <w:pPr>
              <w:spacing w:line="360" w:lineRule="auto"/>
              <w:jc w:val="center"/>
              <w:rPr>
                <w:rFonts w:hint="eastAsia" w:ascii="宋体" w:hAnsi="宋体" w:eastAsia="宋体"/>
                <w:szCs w:val="21"/>
              </w:rPr>
            </w:pPr>
            <w:r>
              <w:rPr>
                <w:rFonts w:ascii="宋体" w:hAnsi="宋体" w:eastAsia="宋体"/>
                <w:szCs w:val="21"/>
              </w:rPr>
              <w:t>varchar</w:t>
            </w:r>
          </w:p>
        </w:tc>
      </w:tr>
    </w:tbl>
    <w:p w14:paraId="78D2B625">
      <w:pPr>
        <w:spacing w:line="360" w:lineRule="auto"/>
        <w:jc w:val="center"/>
        <w:rPr>
          <w:rFonts w:hint="eastAsia" w:ascii="宋体" w:hAnsi="宋体" w:eastAsia="宋体"/>
          <w:szCs w:val="21"/>
        </w:rPr>
      </w:pPr>
    </w:p>
    <w:p w14:paraId="46A29EC7">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rPr>
        <w:t>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67B22383">
      <w:pPr>
        <w:spacing w:line="360" w:lineRule="auto"/>
        <w:jc w:val="left"/>
        <w:rPr>
          <w:rFonts w:hint="eastAsia" w:ascii="宋体" w:hAnsi="宋体" w:eastAsia="宋体"/>
          <w:b/>
          <w:bCs/>
          <w:szCs w:val="21"/>
        </w:rPr>
      </w:pPr>
      <w:r>
        <w:rPr>
          <w:rFonts w:ascii="宋体" w:hAnsi="宋体" w:eastAsia="宋体"/>
          <w:b/>
          <w:bCs/>
          <w:szCs w:val="21"/>
        </w:rPr>
        <w:t>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3</w:t>
      </w:r>
      <w:r>
        <w:rPr>
          <w:rFonts w:ascii="宋体" w:hAnsi="宋体" w:eastAsia="宋体"/>
          <w:b/>
          <w:bCs/>
          <w:szCs w:val="21"/>
        </w:rPr>
        <w:t>所示：</w:t>
      </w:r>
    </w:p>
    <w:p w14:paraId="38095605">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3</w:t>
      </w:r>
      <w:r>
        <w:rPr>
          <w:rFonts w:ascii="宋体" w:hAnsi="宋体" w:eastAsia="宋体"/>
          <w:szCs w:val="21"/>
        </w:rPr>
        <w:t xml:space="preserve"> </w:t>
      </w:r>
      <w:r>
        <w:rPr>
          <w:rFonts w:hint="eastAsia" w:ascii="宋体" w:hAnsi="宋体" w:eastAsia="宋体"/>
          <w:szCs w:val="21"/>
        </w:rPr>
        <w:t>Ordinary</w:t>
      </w:r>
      <w:r>
        <w:rPr>
          <w:rFonts w:ascii="宋体" w:hAnsi="宋体" w:eastAsia="宋体"/>
          <w:szCs w:val="21"/>
        </w:rPr>
        <w:t>User类属性表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7"/>
        <w:gridCol w:w="2611"/>
        <w:gridCol w:w="1766"/>
      </w:tblGrid>
      <w:tr w14:paraId="34505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7" w:type="dxa"/>
          </w:tcPr>
          <w:p w14:paraId="5935DA34">
            <w:pPr>
              <w:spacing w:line="360" w:lineRule="auto"/>
              <w:jc w:val="center"/>
              <w:rPr>
                <w:rFonts w:hint="eastAsia" w:ascii="宋体" w:hAnsi="宋体" w:eastAsia="宋体"/>
                <w:szCs w:val="21"/>
              </w:rPr>
            </w:pPr>
            <w:r>
              <w:rPr>
                <w:rFonts w:ascii="宋体" w:hAnsi="宋体" w:eastAsia="宋体"/>
                <w:szCs w:val="21"/>
              </w:rPr>
              <w:t>中文名</w:t>
            </w:r>
          </w:p>
        </w:tc>
        <w:tc>
          <w:tcPr>
            <w:tcW w:w="2611" w:type="dxa"/>
          </w:tcPr>
          <w:p w14:paraId="0200D54F">
            <w:pPr>
              <w:spacing w:line="360" w:lineRule="auto"/>
              <w:jc w:val="center"/>
              <w:rPr>
                <w:rFonts w:hint="eastAsia" w:ascii="宋体" w:hAnsi="宋体" w:eastAsia="宋体"/>
                <w:szCs w:val="21"/>
              </w:rPr>
            </w:pPr>
            <w:r>
              <w:rPr>
                <w:rFonts w:ascii="宋体" w:hAnsi="宋体" w:eastAsia="宋体"/>
                <w:szCs w:val="21"/>
              </w:rPr>
              <w:t>英文名</w:t>
            </w:r>
          </w:p>
        </w:tc>
        <w:tc>
          <w:tcPr>
            <w:tcW w:w="1766" w:type="dxa"/>
          </w:tcPr>
          <w:p w14:paraId="7503F80F">
            <w:pPr>
              <w:spacing w:line="360" w:lineRule="auto"/>
              <w:jc w:val="center"/>
              <w:rPr>
                <w:rFonts w:hint="eastAsia" w:ascii="宋体" w:hAnsi="宋体" w:eastAsia="宋体"/>
                <w:szCs w:val="21"/>
              </w:rPr>
            </w:pPr>
            <w:r>
              <w:rPr>
                <w:rFonts w:ascii="宋体" w:hAnsi="宋体" w:eastAsia="宋体"/>
                <w:szCs w:val="21"/>
              </w:rPr>
              <w:t>数据类型</w:t>
            </w:r>
          </w:p>
        </w:tc>
      </w:tr>
      <w:tr w14:paraId="74CD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096AA87B">
            <w:pPr>
              <w:spacing w:line="360" w:lineRule="auto"/>
              <w:jc w:val="center"/>
              <w:rPr>
                <w:rFonts w:hint="eastAsia" w:ascii="宋体" w:hAnsi="宋体" w:eastAsia="宋体"/>
                <w:szCs w:val="21"/>
                <w:highlight w:val="yellow"/>
                <w:rPrChange w:id="34" w:author="毛毛妈" w:date="2025-11-04T12:27:00Z">
                  <w:rPr>
                    <w:rFonts w:hint="eastAsia" w:ascii="宋体" w:hAnsi="宋体" w:eastAsia="宋体"/>
                    <w:szCs w:val="21"/>
                  </w:rPr>
                </w:rPrChange>
              </w:rPr>
            </w:pPr>
            <w:r>
              <w:rPr>
                <w:rFonts w:ascii="宋体" w:hAnsi="宋体" w:eastAsia="宋体"/>
                <w:szCs w:val="21"/>
                <w:highlight w:val="yellow"/>
                <w:rPrChange w:id="35" w:author="毛毛妈" w:date="2025-11-04T12:27:00Z">
                  <w:rPr>
                    <w:rFonts w:ascii="宋体" w:hAnsi="宋体" w:eastAsia="宋体"/>
                    <w:szCs w:val="21"/>
                  </w:rPr>
                </w:rPrChange>
              </w:rPr>
              <w:t>用户ID</w:t>
            </w:r>
          </w:p>
        </w:tc>
        <w:tc>
          <w:tcPr>
            <w:tcW w:w="2611" w:type="dxa"/>
          </w:tcPr>
          <w:p w14:paraId="5BCE3685">
            <w:pPr>
              <w:spacing w:line="360" w:lineRule="auto"/>
              <w:jc w:val="center"/>
              <w:rPr>
                <w:rFonts w:hint="eastAsia" w:ascii="宋体" w:hAnsi="宋体" w:eastAsia="宋体"/>
                <w:szCs w:val="21"/>
                <w:highlight w:val="yellow"/>
              </w:rPr>
            </w:pPr>
            <w:r>
              <w:rPr>
                <w:rFonts w:hint="eastAsia" w:ascii="宋体" w:hAnsi="宋体" w:eastAsia="宋体"/>
                <w:szCs w:val="21"/>
                <w:highlight w:val="yellow"/>
              </w:rPr>
              <w:t>U</w:t>
            </w:r>
            <w:r>
              <w:rPr>
                <w:rFonts w:ascii="宋体" w:hAnsi="宋体" w:eastAsia="宋体"/>
                <w:szCs w:val="21"/>
                <w:highlight w:val="yellow"/>
              </w:rPr>
              <w:t>serID</w:t>
            </w:r>
          </w:p>
        </w:tc>
        <w:tc>
          <w:tcPr>
            <w:tcW w:w="1766" w:type="dxa"/>
          </w:tcPr>
          <w:p w14:paraId="110E833B">
            <w:pPr>
              <w:spacing w:line="360" w:lineRule="auto"/>
              <w:jc w:val="center"/>
              <w:rPr>
                <w:rFonts w:hint="eastAsia" w:ascii="宋体" w:hAnsi="宋体" w:eastAsia="宋体"/>
                <w:szCs w:val="21"/>
                <w:highlight w:val="yellow"/>
              </w:rPr>
            </w:pPr>
            <w:r>
              <w:rPr>
                <w:rFonts w:hint="eastAsia" w:ascii="宋体" w:hAnsi="宋体" w:eastAsia="宋体"/>
                <w:szCs w:val="21"/>
                <w:highlight w:val="yellow"/>
              </w:rPr>
              <w:t>varchar</w:t>
            </w:r>
          </w:p>
        </w:tc>
      </w:tr>
      <w:tr w14:paraId="7B2C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7E1EC7DB">
            <w:pPr>
              <w:spacing w:line="360" w:lineRule="auto"/>
              <w:jc w:val="center"/>
              <w:rPr>
                <w:rFonts w:hint="eastAsia" w:ascii="宋体" w:hAnsi="宋体" w:eastAsia="宋体"/>
                <w:szCs w:val="21"/>
                <w:highlight w:val="yellow"/>
              </w:rPr>
            </w:pPr>
            <w:r>
              <w:rPr>
                <w:rFonts w:hint="eastAsia" w:ascii="宋体" w:hAnsi="宋体" w:eastAsia="宋体"/>
                <w:szCs w:val="21"/>
                <w:highlight w:val="yellow"/>
                <w:lang w:eastAsia="zh"/>
              </w:rPr>
              <w:t>手机号</w:t>
            </w:r>
          </w:p>
        </w:tc>
        <w:tc>
          <w:tcPr>
            <w:tcW w:w="2611" w:type="dxa"/>
          </w:tcPr>
          <w:p w14:paraId="7DE60920">
            <w:pPr>
              <w:spacing w:line="360" w:lineRule="auto"/>
              <w:jc w:val="center"/>
              <w:rPr>
                <w:rFonts w:hint="eastAsia" w:ascii="宋体" w:hAnsi="宋体" w:eastAsia="宋体"/>
                <w:szCs w:val="21"/>
                <w:highlight w:val="yellow"/>
              </w:rPr>
            </w:pPr>
            <w:r>
              <w:rPr>
                <w:rFonts w:hint="eastAsia" w:ascii="宋体" w:hAnsi="宋体" w:eastAsia="宋体"/>
                <w:szCs w:val="21"/>
                <w:highlight w:val="yellow"/>
                <w:lang w:eastAsia="zh"/>
              </w:rPr>
              <w:t>P</w:t>
            </w:r>
            <w:r>
              <w:rPr>
                <w:rFonts w:ascii="宋体" w:hAnsi="宋体" w:eastAsia="宋体"/>
                <w:szCs w:val="21"/>
                <w:highlight w:val="yellow"/>
              </w:rPr>
              <w:t>honeNumber</w:t>
            </w:r>
          </w:p>
        </w:tc>
        <w:tc>
          <w:tcPr>
            <w:tcW w:w="1766" w:type="dxa"/>
          </w:tcPr>
          <w:p w14:paraId="7CF91877">
            <w:pPr>
              <w:spacing w:line="360" w:lineRule="auto"/>
              <w:jc w:val="center"/>
              <w:rPr>
                <w:rFonts w:hint="eastAsia" w:ascii="宋体" w:hAnsi="宋体" w:eastAsia="宋体"/>
                <w:szCs w:val="21"/>
                <w:highlight w:val="yellow"/>
              </w:rPr>
            </w:pPr>
            <w:r>
              <w:rPr>
                <w:rFonts w:ascii="宋体" w:hAnsi="宋体" w:eastAsia="宋体"/>
                <w:szCs w:val="21"/>
                <w:highlight w:val="yellow"/>
              </w:rPr>
              <w:t>varchar</w:t>
            </w:r>
          </w:p>
        </w:tc>
      </w:tr>
      <w:tr w14:paraId="12507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36D45113">
            <w:pPr>
              <w:spacing w:line="360" w:lineRule="auto"/>
              <w:jc w:val="center"/>
              <w:rPr>
                <w:rFonts w:hint="eastAsia" w:ascii="宋体" w:hAnsi="宋体" w:eastAsia="宋体"/>
                <w:szCs w:val="21"/>
              </w:rPr>
            </w:pPr>
            <w:r>
              <w:rPr>
                <w:rFonts w:ascii="宋体" w:hAnsi="宋体" w:eastAsia="宋体"/>
                <w:szCs w:val="21"/>
              </w:rPr>
              <w:t>登录密码</w:t>
            </w:r>
          </w:p>
        </w:tc>
        <w:tc>
          <w:tcPr>
            <w:tcW w:w="2611" w:type="dxa"/>
          </w:tcPr>
          <w:p w14:paraId="0A370B97">
            <w:pPr>
              <w:spacing w:line="360" w:lineRule="auto"/>
              <w:jc w:val="center"/>
              <w:rPr>
                <w:rFonts w:hint="eastAsia" w:ascii="宋体" w:hAnsi="宋体" w:eastAsia="宋体"/>
                <w:szCs w:val="21"/>
              </w:rPr>
            </w:pPr>
            <w:r>
              <w:rPr>
                <w:rFonts w:hint="eastAsia" w:ascii="宋体" w:hAnsi="宋体" w:eastAsia="宋体"/>
                <w:szCs w:val="21"/>
                <w:lang w:eastAsia="zh"/>
              </w:rPr>
              <w:t>U</w:t>
            </w:r>
            <w:r>
              <w:rPr>
                <w:rFonts w:ascii="宋体" w:hAnsi="宋体" w:eastAsia="宋体"/>
                <w:szCs w:val="21"/>
              </w:rPr>
              <w:t>serPassword</w:t>
            </w:r>
          </w:p>
        </w:tc>
        <w:tc>
          <w:tcPr>
            <w:tcW w:w="1766" w:type="dxa"/>
          </w:tcPr>
          <w:p w14:paraId="7CC4507B">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05E7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2067" w:type="dxa"/>
          </w:tcPr>
          <w:p w14:paraId="347703C5">
            <w:pPr>
              <w:spacing w:line="360" w:lineRule="auto"/>
              <w:jc w:val="center"/>
              <w:rPr>
                <w:rFonts w:hint="eastAsia" w:ascii="宋体" w:hAnsi="宋体" w:eastAsia="宋体"/>
                <w:szCs w:val="21"/>
              </w:rPr>
            </w:pPr>
            <w:r>
              <w:rPr>
                <w:rFonts w:hint="eastAsia" w:ascii="宋体" w:hAnsi="宋体" w:eastAsia="宋体"/>
                <w:szCs w:val="21"/>
              </w:rPr>
              <w:t>用户名称</w:t>
            </w:r>
          </w:p>
        </w:tc>
        <w:tc>
          <w:tcPr>
            <w:tcW w:w="2611" w:type="dxa"/>
          </w:tcPr>
          <w:p w14:paraId="54D85C8E">
            <w:pPr>
              <w:spacing w:line="360" w:lineRule="auto"/>
              <w:jc w:val="center"/>
              <w:rPr>
                <w:rFonts w:hint="eastAsia" w:ascii="宋体" w:hAnsi="宋体" w:eastAsia="宋体"/>
                <w:szCs w:val="21"/>
              </w:rPr>
            </w:pPr>
            <w:r>
              <w:rPr>
                <w:rFonts w:hint="eastAsia" w:ascii="宋体" w:hAnsi="宋体" w:eastAsia="宋体"/>
                <w:szCs w:val="21"/>
                <w:lang w:eastAsia="zh"/>
              </w:rPr>
              <w:t>U</w:t>
            </w:r>
            <w:r>
              <w:rPr>
                <w:rFonts w:hint="eastAsia" w:ascii="宋体" w:hAnsi="宋体" w:eastAsia="宋体"/>
                <w:szCs w:val="21"/>
              </w:rPr>
              <w:t>serName</w:t>
            </w:r>
          </w:p>
        </w:tc>
        <w:tc>
          <w:tcPr>
            <w:tcW w:w="1766" w:type="dxa"/>
          </w:tcPr>
          <w:p w14:paraId="0B639213">
            <w:pPr>
              <w:spacing w:line="360" w:lineRule="auto"/>
              <w:jc w:val="center"/>
              <w:rPr>
                <w:rFonts w:hint="eastAsia" w:ascii="宋体" w:hAnsi="宋体" w:eastAsia="宋体"/>
                <w:szCs w:val="21"/>
              </w:rPr>
            </w:pPr>
            <w:r>
              <w:rPr>
                <w:rFonts w:hint="eastAsia" w:ascii="宋体" w:hAnsi="宋体" w:eastAsia="宋体"/>
                <w:szCs w:val="21"/>
              </w:rPr>
              <w:t>varchar</w:t>
            </w:r>
          </w:p>
        </w:tc>
      </w:tr>
      <w:tr w14:paraId="5A3C2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20C8B5AE">
            <w:pPr>
              <w:spacing w:line="360" w:lineRule="auto"/>
              <w:jc w:val="center"/>
              <w:rPr>
                <w:rFonts w:hint="eastAsia" w:ascii="宋体" w:hAnsi="宋体" w:eastAsia="宋体"/>
                <w:szCs w:val="21"/>
              </w:rPr>
            </w:pPr>
            <w:r>
              <w:rPr>
                <w:rFonts w:hint="eastAsia" w:ascii="宋体" w:hAnsi="宋体" w:eastAsia="宋体"/>
                <w:szCs w:val="21"/>
              </w:rPr>
              <w:t>真实姓名</w:t>
            </w:r>
          </w:p>
        </w:tc>
        <w:tc>
          <w:tcPr>
            <w:tcW w:w="2611" w:type="dxa"/>
          </w:tcPr>
          <w:p w14:paraId="4EEE934D">
            <w:pPr>
              <w:spacing w:line="360" w:lineRule="auto"/>
              <w:jc w:val="center"/>
              <w:rPr>
                <w:rFonts w:hint="eastAsia" w:ascii="宋体" w:hAnsi="宋体" w:eastAsia="宋体"/>
                <w:szCs w:val="21"/>
              </w:rPr>
            </w:pPr>
            <w:r>
              <w:rPr>
                <w:rFonts w:hint="eastAsia" w:ascii="宋体" w:hAnsi="宋体" w:eastAsia="宋体"/>
                <w:szCs w:val="21"/>
              </w:rPr>
              <w:t>Rea</w:t>
            </w:r>
            <w:r>
              <w:rPr>
                <w:rFonts w:ascii="宋体" w:hAnsi="宋体" w:eastAsia="宋体"/>
                <w:szCs w:val="21"/>
              </w:rPr>
              <w:t>lName</w:t>
            </w:r>
          </w:p>
        </w:tc>
        <w:tc>
          <w:tcPr>
            <w:tcW w:w="1766" w:type="dxa"/>
          </w:tcPr>
          <w:p w14:paraId="3195C891">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735D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501BF177">
            <w:pPr>
              <w:spacing w:line="360" w:lineRule="auto"/>
              <w:jc w:val="center"/>
              <w:rPr>
                <w:rFonts w:hint="eastAsia" w:ascii="宋体" w:hAnsi="宋体" w:eastAsia="宋体"/>
                <w:szCs w:val="21"/>
              </w:rPr>
            </w:pPr>
            <w:r>
              <w:rPr>
                <w:rFonts w:hint="eastAsia" w:ascii="宋体" w:hAnsi="宋体" w:eastAsia="宋体"/>
                <w:szCs w:val="21"/>
              </w:rPr>
              <w:t>身份证号</w:t>
            </w:r>
          </w:p>
        </w:tc>
        <w:tc>
          <w:tcPr>
            <w:tcW w:w="2611" w:type="dxa"/>
          </w:tcPr>
          <w:p w14:paraId="5B0B4B94">
            <w:pPr>
              <w:spacing w:line="360" w:lineRule="auto"/>
              <w:jc w:val="center"/>
              <w:rPr>
                <w:rFonts w:hint="eastAsia" w:ascii="宋体" w:hAnsi="宋体" w:eastAsia="宋体"/>
                <w:szCs w:val="21"/>
              </w:rPr>
            </w:pPr>
            <w:r>
              <w:rPr>
                <w:rFonts w:hint="eastAsia" w:ascii="宋体" w:hAnsi="宋体" w:eastAsia="宋体"/>
                <w:szCs w:val="21"/>
              </w:rPr>
              <w:t>ID</w:t>
            </w:r>
            <w:r>
              <w:rPr>
                <w:rFonts w:ascii="宋体" w:hAnsi="宋体" w:eastAsia="宋体"/>
                <w:szCs w:val="21"/>
              </w:rPr>
              <w:t>Number</w:t>
            </w:r>
          </w:p>
        </w:tc>
        <w:tc>
          <w:tcPr>
            <w:tcW w:w="1766" w:type="dxa"/>
          </w:tcPr>
          <w:p w14:paraId="5B5F5570">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32224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69DE51EC">
            <w:pPr>
              <w:spacing w:line="360" w:lineRule="auto"/>
              <w:jc w:val="center"/>
              <w:rPr>
                <w:rFonts w:hint="eastAsia" w:ascii="宋体" w:hAnsi="宋体" w:eastAsia="宋体"/>
                <w:szCs w:val="21"/>
              </w:rPr>
            </w:pPr>
            <w:r>
              <w:rPr>
                <w:rFonts w:hint="eastAsia" w:ascii="宋体" w:hAnsi="宋体" w:eastAsia="宋体"/>
                <w:szCs w:val="21"/>
              </w:rPr>
              <w:t>性别</w:t>
            </w:r>
          </w:p>
        </w:tc>
        <w:tc>
          <w:tcPr>
            <w:tcW w:w="2611" w:type="dxa"/>
          </w:tcPr>
          <w:p w14:paraId="10F9BCDA">
            <w:pPr>
              <w:spacing w:line="360" w:lineRule="auto"/>
              <w:jc w:val="center"/>
              <w:rPr>
                <w:rFonts w:hint="eastAsia" w:ascii="宋体" w:hAnsi="宋体" w:eastAsia="宋体"/>
                <w:szCs w:val="21"/>
              </w:rPr>
            </w:pPr>
            <w:r>
              <w:rPr>
                <w:rFonts w:hint="eastAsia" w:ascii="宋体" w:hAnsi="宋体" w:eastAsia="宋体"/>
                <w:szCs w:val="21"/>
              </w:rPr>
              <w:t>G</w:t>
            </w:r>
            <w:r>
              <w:rPr>
                <w:rFonts w:ascii="宋体" w:hAnsi="宋体" w:eastAsia="宋体"/>
                <w:szCs w:val="21"/>
              </w:rPr>
              <w:t>ender</w:t>
            </w:r>
          </w:p>
        </w:tc>
        <w:tc>
          <w:tcPr>
            <w:tcW w:w="1766" w:type="dxa"/>
          </w:tcPr>
          <w:p w14:paraId="57CEC32C">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148D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695ECC2A">
            <w:pPr>
              <w:spacing w:line="360" w:lineRule="auto"/>
              <w:jc w:val="center"/>
              <w:rPr>
                <w:rFonts w:hint="eastAsia" w:ascii="宋体" w:hAnsi="宋体" w:eastAsia="宋体"/>
                <w:szCs w:val="21"/>
              </w:rPr>
            </w:pPr>
            <w:r>
              <w:rPr>
                <w:rFonts w:hint="eastAsia" w:ascii="宋体" w:hAnsi="宋体" w:eastAsia="宋体"/>
                <w:szCs w:val="21"/>
              </w:rPr>
              <w:t>用户生日</w:t>
            </w:r>
          </w:p>
        </w:tc>
        <w:tc>
          <w:tcPr>
            <w:tcW w:w="2611" w:type="dxa"/>
          </w:tcPr>
          <w:p w14:paraId="74CB6343">
            <w:pPr>
              <w:spacing w:line="360" w:lineRule="auto"/>
              <w:jc w:val="center"/>
              <w:rPr>
                <w:rFonts w:hint="eastAsia" w:ascii="宋体" w:hAnsi="宋体" w:eastAsia="宋体"/>
                <w:szCs w:val="21"/>
              </w:rPr>
            </w:pPr>
            <w:r>
              <w:rPr>
                <w:rFonts w:ascii="宋体" w:hAnsi="宋体" w:eastAsia="宋体"/>
                <w:szCs w:val="21"/>
              </w:rPr>
              <w:t>Birthday</w:t>
            </w:r>
          </w:p>
        </w:tc>
        <w:tc>
          <w:tcPr>
            <w:tcW w:w="1766" w:type="dxa"/>
          </w:tcPr>
          <w:p w14:paraId="39ABF2C8">
            <w:pPr>
              <w:spacing w:line="360" w:lineRule="auto"/>
              <w:jc w:val="center"/>
              <w:rPr>
                <w:rFonts w:hint="eastAsia" w:ascii="宋体" w:hAnsi="宋体" w:eastAsia="宋体"/>
                <w:szCs w:val="21"/>
              </w:rPr>
            </w:pPr>
            <w:ins w:id="36" w:author="神镐人 项目灭迹人 若叶睦 [2]" w:date="2025-11-27T10:13:01Z">
              <w:r>
                <w:rPr>
                  <w:rFonts w:ascii="宋体" w:hAnsi="宋体" w:eastAsia="宋体"/>
                  <w:color w:val="auto"/>
                  <w:szCs w:val="21"/>
                </w:rPr>
                <w:t>date</w:t>
              </w:r>
            </w:ins>
            <w:ins w:id="37" w:author="神镐人 项目灭迹人 若叶睦 [2]" w:date="2025-11-27T10:13:01Z">
              <w:r>
                <w:rPr>
                  <w:rFonts w:hint="eastAsia" w:ascii="宋体" w:hAnsi="宋体" w:eastAsia="宋体"/>
                  <w:color w:val="auto"/>
                  <w:szCs w:val="21"/>
                </w:rPr>
                <w:t>time</w:t>
              </w:r>
            </w:ins>
          </w:p>
        </w:tc>
      </w:tr>
      <w:tr w14:paraId="7A56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067" w:type="dxa"/>
          </w:tcPr>
          <w:p w14:paraId="70DAE46A">
            <w:pPr>
              <w:spacing w:line="360" w:lineRule="auto"/>
              <w:jc w:val="center"/>
              <w:rPr>
                <w:rFonts w:hint="eastAsia" w:ascii="宋体" w:hAnsi="宋体" w:eastAsia="宋体"/>
                <w:szCs w:val="21"/>
              </w:rPr>
            </w:pPr>
            <w:r>
              <w:rPr>
                <w:rFonts w:hint="eastAsia" w:ascii="宋体" w:hAnsi="宋体" w:eastAsia="宋体"/>
                <w:szCs w:val="21"/>
              </w:rPr>
              <w:t>注册时间</w:t>
            </w:r>
          </w:p>
        </w:tc>
        <w:tc>
          <w:tcPr>
            <w:tcW w:w="2611" w:type="dxa"/>
          </w:tcPr>
          <w:p w14:paraId="1879B5F7">
            <w:pPr>
              <w:spacing w:line="360" w:lineRule="auto"/>
              <w:jc w:val="center"/>
              <w:rPr>
                <w:rFonts w:hint="eastAsia" w:ascii="宋体" w:hAnsi="宋体" w:eastAsia="宋体"/>
                <w:szCs w:val="21"/>
              </w:rPr>
            </w:pPr>
            <w:r>
              <w:rPr>
                <w:rFonts w:ascii="宋体" w:hAnsi="宋体" w:eastAsia="宋体"/>
                <w:szCs w:val="21"/>
              </w:rPr>
              <w:t>Register</w:t>
            </w:r>
            <w:r>
              <w:rPr>
                <w:rFonts w:hint="eastAsia" w:ascii="宋体" w:hAnsi="宋体" w:eastAsia="宋体"/>
                <w:szCs w:val="21"/>
              </w:rPr>
              <w:t>Time</w:t>
            </w:r>
          </w:p>
        </w:tc>
        <w:tc>
          <w:tcPr>
            <w:tcW w:w="1766" w:type="dxa"/>
          </w:tcPr>
          <w:p w14:paraId="10467729">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bl>
    <w:p w14:paraId="54994504">
      <w:pPr>
        <w:spacing w:line="360" w:lineRule="auto"/>
        <w:rPr>
          <w:rFonts w:hint="eastAsia" w:ascii="宋体" w:hAnsi="宋体" w:eastAsia="宋体"/>
          <w:szCs w:val="21"/>
        </w:rPr>
      </w:pPr>
    </w:p>
    <w:p w14:paraId="16F999E0">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b/>
          <w:bCs/>
          <w:szCs w:val="21"/>
          <w:lang w:eastAsia="zh"/>
        </w:rPr>
        <w:t>Forum</w:t>
      </w:r>
      <w:r>
        <w:rPr>
          <w:rFonts w:hint="eastAsia" w:ascii="宋体" w:hAnsi="宋体" w:eastAsia="宋体"/>
          <w:b/>
          <w:bCs/>
          <w:szCs w:val="21"/>
        </w:rPr>
        <w:t>（</w:t>
      </w:r>
      <w:r>
        <w:rPr>
          <w:rFonts w:hint="eastAsia" w:ascii="宋体" w:hAnsi="宋体" w:eastAsia="宋体"/>
          <w:b/>
          <w:bCs/>
          <w:szCs w:val="21"/>
          <w:lang w:eastAsia="zh"/>
        </w:rPr>
        <w:t>主题频道</w:t>
      </w:r>
      <w:r>
        <w:rPr>
          <w:rFonts w:hint="eastAsia" w:ascii="宋体" w:hAnsi="宋体" w:eastAsia="宋体"/>
          <w:b/>
          <w:bCs/>
          <w:szCs w:val="21"/>
        </w:rPr>
        <w:t>类）</w:t>
      </w:r>
    </w:p>
    <w:p w14:paraId="0090DDAD">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.1.5</w:t>
      </w:r>
      <w:r>
        <w:rPr>
          <w:rFonts w:hint="eastAsia" w:ascii="宋体" w:hAnsi="宋体" w:eastAsia="宋体"/>
          <w:b/>
          <w:bCs/>
          <w:szCs w:val="21"/>
        </w:rPr>
        <w:t>所示：</w:t>
      </w:r>
    </w:p>
    <w:p w14:paraId="5094EB45">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 xml:space="preserve">.1.5 </w:t>
      </w:r>
      <w:r>
        <w:rPr>
          <w:rFonts w:hint="eastAsia" w:ascii="宋体" w:hAnsi="宋体" w:eastAsia="宋体"/>
          <w:szCs w:val="21"/>
          <w:lang w:eastAsia="zh"/>
        </w:rPr>
        <w:t>Forum</w:t>
      </w:r>
      <w:r>
        <w:rPr>
          <w:rFonts w:hint="eastAsia" w:ascii="宋体" w:hAnsi="宋体" w:eastAsia="宋体"/>
          <w:szCs w:val="21"/>
        </w:rPr>
        <w:t>类属性表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66"/>
        <w:gridCol w:w="2268"/>
      </w:tblGrid>
      <w:tr w14:paraId="04125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C12A376">
            <w:pPr>
              <w:spacing w:line="360" w:lineRule="auto"/>
              <w:jc w:val="center"/>
              <w:rPr>
                <w:rFonts w:hint="eastAsia" w:ascii="宋体" w:hAnsi="宋体" w:eastAsia="宋体"/>
                <w:szCs w:val="21"/>
              </w:rPr>
            </w:pPr>
            <w:r>
              <w:rPr>
                <w:rFonts w:hint="eastAsia" w:ascii="宋体" w:hAnsi="宋体" w:eastAsia="宋体"/>
                <w:szCs w:val="21"/>
              </w:rPr>
              <w:t>中文名</w:t>
            </w:r>
          </w:p>
        </w:tc>
        <w:tc>
          <w:tcPr>
            <w:tcW w:w="2766" w:type="dxa"/>
            <w:tcBorders>
              <w:top w:val="single" w:color="auto" w:sz="4" w:space="0"/>
              <w:left w:val="single" w:color="auto" w:sz="4" w:space="0"/>
              <w:bottom w:val="single" w:color="auto" w:sz="4" w:space="0"/>
              <w:right w:val="single" w:color="auto" w:sz="4" w:space="0"/>
            </w:tcBorders>
          </w:tcPr>
          <w:p w14:paraId="7215D2A9">
            <w:pPr>
              <w:spacing w:line="360" w:lineRule="auto"/>
              <w:jc w:val="center"/>
              <w:rPr>
                <w:rFonts w:hint="eastAsia" w:ascii="宋体" w:hAnsi="宋体" w:eastAsia="宋体"/>
                <w:szCs w:val="21"/>
              </w:rPr>
            </w:pPr>
            <w:r>
              <w:rPr>
                <w:rFonts w:hint="eastAsia" w:ascii="宋体" w:hAnsi="宋体" w:eastAsia="宋体"/>
                <w:szCs w:val="21"/>
              </w:rPr>
              <w:t>英文名</w:t>
            </w:r>
          </w:p>
        </w:tc>
        <w:tc>
          <w:tcPr>
            <w:tcW w:w="2268" w:type="dxa"/>
            <w:tcBorders>
              <w:top w:val="single" w:color="auto" w:sz="4" w:space="0"/>
              <w:left w:val="single" w:color="auto" w:sz="4" w:space="0"/>
              <w:bottom w:val="single" w:color="auto" w:sz="4" w:space="0"/>
              <w:right w:val="single" w:color="auto" w:sz="4" w:space="0"/>
            </w:tcBorders>
          </w:tcPr>
          <w:p w14:paraId="4A3F93B5">
            <w:pPr>
              <w:spacing w:line="360" w:lineRule="auto"/>
              <w:jc w:val="center"/>
              <w:rPr>
                <w:rFonts w:hint="eastAsia" w:ascii="宋体" w:hAnsi="宋体" w:eastAsia="宋体"/>
                <w:szCs w:val="21"/>
              </w:rPr>
            </w:pPr>
            <w:r>
              <w:rPr>
                <w:rFonts w:hint="eastAsia" w:ascii="宋体" w:hAnsi="宋体" w:eastAsia="宋体"/>
                <w:szCs w:val="21"/>
              </w:rPr>
              <w:t>数据类型</w:t>
            </w:r>
          </w:p>
        </w:tc>
      </w:tr>
      <w:tr w14:paraId="7AE18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4EFC854E">
            <w:pPr>
              <w:spacing w:line="360" w:lineRule="auto"/>
              <w:jc w:val="center"/>
              <w:rPr>
                <w:rFonts w:hint="eastAsia" w:ascii="宋体" w:hAnsi="宋体" w:eastAsia="宋体"/>
                <w:szCs w:val="21"/>
              </w:rPr>
            </w:pPr>
            <w:r>
              <w:rPr>
                <w:rFonts w:hint="eastAsia" w:ascii="宋体" w:hAnsi="宋体" w:eastAsia="宋体"/>
                <w:szCs w:val="21"/>
                <w:lang w:eastAsia="zh"/>
              </w:rPr>
              <w:t>主题频道</w:t>
            </w:r>
            <w:r>
              <w:rPr>
                <w:rFonts w:ascii="宋体" w:hAnsi="宋体" w:eastAsia="宋体"/>
                <w:szCs w:val="21"/>
              </w:rPr>
              <w:t>ID</w:t>
            </w:r>
          </w:p>
        </w:tc>
        <w:tc>
          <w:tcPr>
            <w:tcW w:w="2766" w:type="dxa"/>
            <w:tcBorders>
              <w:top w:val="single" w:color="auto" w:sz="4" w:space="0"/>
              <w:left w:val="single" w:color="auto" w:sz="4" w:space="0"/>
              <w:bottom w:val="single" w:color="auto" w:sz="4" w:space="0"/>
              <w:right w:val="single" w:color="auto" w:sz="4" w:space="0"/>
            </w:tcBorders>
          </w:tcPr>
          <w:p w14:paraId="4892E6B7">
            <w:pPr>
              <w:spacing w:line="360" w:lineRule="auto"/>
              <w:jc w:val="center"/>
              <w:rPr>
                <w:rFonts w:hint="eastAsia" w:ascii="宋体" w:hAnsi="宋体" w:eastAsia="宋体"/>
                <w:szCs w:val="21"/>
              </w:rPr>
            </w:pPr>
            <w:r>
              <w:rPr>
                <w:rFonts w:hint="eastAsia" w:ascii="宋体" w:hAnsi="宋体" w:eastAsia="宋体"/>
                <w:szCs w:val="21"/>
                <w:lang w:eastAsia="zh"/>
              </w:rPr>
              <w:t>Forum</w:t>
            </w:r>
            <w:r>
              <w:rPr>
                <w:rFonts w:ascii="宋体" w:hAnsi="宋体" w:eastAsia="宋体"/>
                <w:szCs w:val="21"/>
              </w:rPr>
              <w:t>ID</w:t>
            </w:r>
          </w:p>
        </w:tc>
        <w:tc>
          <w:tcPr>
            <w:tcW w:w="2268" w:type="dxa"/>
            <w:tcBorders>
              <w:top w:val="single" w:color="auto" w:sz="4" w:space="0"/>
              <w:left w:val="single" w:color="auto" w:sz="4" w:space="0"/>
              <w:bottom w:val="single" w:color="auto" w:sz="4" w:space="0"/>
              <w:right w:val="single" w:color="auto" w:sz="4" w:space="0"/>
            </w:tcBorders>
          </w:tcPr>
          <w:p w14:paraId="46A9CB1A">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35A86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A45EAB5">
            <w:pPr>
              <w:spacing w:line="360" w:lineRule="auto"/>
              <w:jc w:val="center"/>
              <w:rPr>
                <w:rFonts w:hint="eastAsia" w:ascii="宋体" w:hAnsi="宋体" w:eastAsia="宋体"/>
                <w:szCs w:val="21"/>
              </w:rPr>
            </w:pPr>
            <w:r>
              <w:rPr>
                <w:rFonts w:hint="eastAsia" w:ascii="宋体" w:hAnsi="宋体" w:eastAsia="宋体"/>
                <w:szCs w:val="21"/>
              </w:rPr>
              <w:t>创建用户ID</w:t>
            </w:r>
          </w:p>
        </w:tc>
        <w:tc>
          <w:tcPr>
            <w:tcW w:w="2766" w:type="dxa"/>
            <w:tcBorders>
              <w:top w:val="single" w:color="auto" w:sz="4" w:space="0"/>
              <w:left w:val="single" w:color="auto" w:sz="4" w:space="0"/>
              <w:bottom w:val="single" w:color="auto" w:sz="4" w:space="0"/>
              <w:right w:val="single" w:color="auto" w:sz="4" w:space="0"/>
            </w:tcBorders>
          </w:tcPr>
          <w:p w14:paraId="2749E86A">
            <w:pPr>
              <w:spacing w:line="360" w:lineRule="auto"/>
              <w:jc w:val="center"/>
              <w:rPr>
                <w:rFonts w:hint="eastAsia" w:ascii="宋体" w:hAnsi="宋体" w:eastAsia="宋体"/>
                <w:szCs w:val="21"/>
              </w:rPr>
            </w:pPr>
            <w:r>
              <w:rPr>
                <w:rFonts w:hint="eastAsia" w:ascii="宋体" w:hAnsi="宋体" w:eastAsia="宋体"/>
                <w:szCs w:val="21"/>
                <w:lang w:eastAsia="zh"/>
              </w:rPr>
              <w:t>U</w:t>
            </w:r>
            <w:r>
              <w:rPr>
                <w:rFonts w:hint="eastAsia" w:ascii="宋体" w:hAnsi="宋体" w:eastAsia="宋体"/>
                <w:szCs w:val="21"/>
              </w:rPr>
              <w:t>serID</w:t>
            </w:r>
          </w:p>
        </w:tc>
        <w:tc>
          <w:tcPr>
            <w:tcW w:w="2268" w:type="dxa"/>
            <w:tcBorders>
              <w:top w:val="single" w:color="auto" w:sz="4" w:space="0"/>
              <w:left w:val="single" w:color="auto" w:sz="4" w:space="0"/>
              <w:bottom w:val="single" w:color="auto" w:sz="4" w:space="0"/>
              <w:right w:val="single" w:color="auto" w:sz="4" w:space="0"/>
            </w:tcBorders>
          </w:tcPr>
          <w:p w14:paraId="5965E8FF">
            <w:pPr>
              <w:spacing w:line="360" w:lineRule="auto"/>
              <w:jc w:val="center"/>
              <w:rPr>
                <w:rFonts w:hint="eastAsia" w:ascii="宋体" w:hAnsi="宋体" w:eastAsia="宋体"/>
                <w:szCs w:val="21"/>
              </w:rPr>
            </w:pPr>
            <w:r>
              <w:rPr>
                <w:rFonts w:ascii="宋体" w:hAnsi="宋体" w:eastAsia="宋体"/>
                <w:szCs w:val="21"/>
              </w:rPr>
              <w:t>varchar</w:t>
            </w:r>
          </w:p>
        </w:tc>
      </w:tr>
      <w:tr w14:paraId="5FAF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1925B1AA">
            <w:pPr>
              <w:spacing w:line="360" w:lineRule="auto"/>
              <w:jc w:val="center"/>
              <w:rPr>
                <w:rFonts w:hint="eastAsia" w:ascii="宋体" w:hAnsi="宋体" w:eastAsia="宋体"/>
                <w:szCs w:val="21"/>
              </w:rPr>
            </w:pPr>
            <w:r>
              <w:rPr>
                <w:rFonts w:hint="eastAsia" w:ascii="宋体" w:hAnsi="宋体" w:eastAsia="宋体"/>
                <w:szCs w:val="21"/>
                <w:lang w:eastAsia="zh"/>
              </w:rPr>
              <w:t>主题频道名称</w:t>
            </w:r>
          </w:p>
        </w:tc>
        <w:tc>
          <w:tcPr>
            <w:tcW w:w="2766" w:type="dxa"/>
            <w:tcBorders>
              <w:top w:val="single" w:color="auto" w:sz="4" w:space="0"/>
              <w:left w:val="single" w:color="auto" w:sz="4" w:space="0"/>
              <w:bottom w:val="single" w:color="auto" w:sz="4" w:space="0"/>
              <w:right w:val="single" w:color="auto" w:sz="4" w:space="0"/>
            </w:tcBorders>
          </w:tcPr>
          <w:p w14:paraId="561D7F54">
            <w:pPr>
              <w:spacing w:line="360" w:lineRule="auto"/>
              <w:jc w:val="center"/>
              <w:rPr>
                <w:rFonts w:hint="eastAsia" w:ascii="宋体" w:hAnsi="宋体" w:eastAsia="宋体"/>
                <w:szCs w:val="21"/>
              </w:rPr>
            </w:pPr>
            <w:r>
              <w:rPr>
                <w:rFonts w:hint="eastAsia" w:ascii="宋体" w:hAnsi="宋体" w:eastAsia="宋体"/>
                <w:szCs w:val="21"/>
                <w:lang w:eastAsia="zh"/>
              </w:rPr>
              <w:t>ForumName</w:t>
            </w:r>
          </w:p>
        </w:tc>
        <w:tc>
          <w:tcPr>
            <w:tcW w:w="2268" w:type="dxa"/>
            <w:tcBorders>
              <w:top w:val="single" w:color="auto" w:sz="4" w:space="0"/>
              <w:left w:val="single" w:color="auto" w:sz="4" w:space="0"/>
              <w:bottom w:val="single" w:color="auto" w:sz="4" w:space="0"/>
              <w:right w:val="single" w:color="auto" w:sz="4" w:space="0"/>
            </w:tcBorders>
          </w:tcPr>
          <w:p w14:paraId="44AA98AD">
            <w:pPr>
              <w:spacing w:line="360" w:lineRule="auto"/>
              <w:jc w:val="center"/>
              <w:rPr>
                <w:rFonts w:hint="eastAsia" w:ascii="宋体" w:hAnsi="宋体" w:eastAsia="宋体"/>
                <w:szCs w:val="21"/>
              </w:rPr>
            </w:pPr>
            <w:r>
              <w:rPr>
                <w:rFonts w:ascii="宋体" w:hAnsi="宋体" w:eastAsia="宋体"/>
                <w:szCs w:val="21"/>
              </w:rPr>
              <w:t>varchar</w:t>
            </w:r>
          </w:p>
        </w:tc>
      </w:tr>
      <w:tr w14:paraId="0AB6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BF8CC8F">
            <w:pPr>
              <w:spacing w:line="360" w:lineRule="auto"/>
              <w:jc w:val="center"/>
              <w:rPr>
                <w:rFonts w:hint="eastAsia" w:ascii="宋体" w:hAnsi="宋体" w:eastAsia="宋体"/>
                <w:szCs w:val="21"/>
              </w:rPr>
            </w:pPr>
            <w:r>
              <w:rPr>
                <w:rFonts w:hint="eastAsia" w:ascii="宋体" w:hAnsi="宋体" w:eastAsia="宋体"/>
                <w:szCs w:val="21"/>
                <w:lang w:eastAsia="zh"/>
              </w:rPr>
              <w:t>主题频道简介</w:t>
            </w:r>
          </w:p>
        </w:tc>
        <w:tc>
          <w:tcPr>
            <w:tcW w:w="2766" w:type="dxa"/>
            <w:tcBorders>
              <w:top w:val="single" w:color="auto" w:sz="4" w:space="0"/>
              <w:left w:val="single" w:color="auto" w:sz="4" w:space="0"/>
              <w:bottom w:val="single" w:color="auto" w:sz="4" w:space="0"/>
              <w:right w:val="single" w:color="auto" w:sz="4" w:space="0"/>
            </w:tcBorders>
          </w:tcPr>
          <w:p w14:paraId="12CC72C7">
            <w:pPr>
              <w:spacing w:line="360" w:lineRule="auto"/>
              <w:jc w:val="center"/>
              <w:rPr>
                <w:rFonts w:hint="eastAsia" w:ascii="宋体" w:hAnsi="宋体" w:eastAsia="宋体"/>
                <w:szCs w:val="21"/>
              </w:rPr>
            </w:pPr>
            <w:r>
              <w:rPr>
                <w:rFonts w:hint="eastAsia" w:ascii="宋体" w:hAnsi="宋体" w:eastAsia="宋体"/>
                <w:szCs w:val="21"/>
              </w:rPr>
              <w:t>Content</w:t>
            </w:r>
          </w:p>
        </w:tc>
        <w:tc>
          <w:tcPr>
            <w:tcW w:w="2268" w:type="dxa"/>
            <w:tcBorders>
              <w:top w:val="single" w:color="auto" w:sz="4" w:space="0"/>
              <w:left w:val="single" w:color="auto" w:sz="4" w:space="0"/>
              <w:bottom w:val="single" w:color="auto" w:sz="4" w:space="0"/>
              <w:right w:val="single" w:color="auto" w:sz="4" w:space="0"/>
            </w:tcBorders>
          </w:tcPr>
          <w:p w14:paraId="485BF444">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5E61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1FF7A335">
            <w:pPr>
              <w:spacing w:line="360" w:lineRule="auto"/>
              <w:jc w:val="center"/>
              <w:rPr>
                <w:rFonts w:hint="eastAsia" w:ascii="宋体" w:hAnsi="宋体" w:eastAsia="宋体"/>
                <w:szCs w:val="21"/>
              </w:rPr>
            </w:pPr>
            <w:r>
              <w:rPr>
                <w:rFonts w:hint="eastAsia" w:ascii="宋体" w:hAnsi="宋体" w:eastAsia="宋体"/>
                <w:szCs w:val="21"/>
              </w:rPr>
              <w:t>审核状态</w:t>
            </w:r>
          </w:p>
        </w:tc>
        <w:tc>
          <w:tcPr>
            <w:tcW w:w="2766" w:type="dxa"/>
            <w:tcBorders>
              <w:top w:val="single" w:color="auto" w:sz="4" w:space="0"/>
              <w:left w:val="single" w:color="auto" w:sz="4" w:space="0"/>
              <w:bottom w:val="single" w:color="auto" w:sz="4" w:space="0"/>
              <w:right w:val="single" w:color="auto" w:sz="4" w:space="0"/>
            </w:tcBorders>
          </w:tcPr>
          <w:p w14:paraId="7A3CFCB2">
            <w:pPr>
              <w:spacing w:line="360" w:lineRule="auto"/>
              <w:jc w:val="center"/>
              <w:rPr>
                <w:rFonts w:hint="eastAsia" w:ascii="宋体" w:hAnsi="宋体" w:eastAsia="宋体"/>
                <w:szCs w:val="21"/>
              </w:rPr>
            </w:pPr>
            <w:r>
              <w:rPr>
                <w:rFonts w:hint="eastAsia" w:ascii="宋体" w:hAnsi="宋体" w:eastAsia="宋体"/>
                <w:szCs w:val="21"/>
              </w:rPr>
              <w:t>AuditState</w:t>
            </w:r>
          </w:p>
        </w:tc>
        <w:tc>
          <w:tcPr>
            <w:tcW w:w="2268" w:type="dxa"/>
            <w:tcBorders>
              <w:top w:val="single" w:color="auto" w:sz="4" w:space="0"/>
              <w:left w:val="single" w:color="auto" w:sz="4" w:space="0"/>
              <w:bottom w:val="single" w:color="auto" w:sz="4" w:space="0"/>
              <w:right w:val="single" w:color="auto" w:sz="4" w:space="0"/>
            </w:tcBorders>
          </w:tcPr>
          <w:p w14:paraId="10B72DB5">
            <w:pPr>
              <w:spacing w:line="360" w:lineRule="auto"/>
              <w:jc w:val="center"/>
              <w:rPr>
                <w:rFonts w:hint="eastAsia" w:ascii="宋体" w:hAnsi="宋体" w:eastAsia="宋体"/>
                <w:szCs w:val="21"/>
              </w:rPr>
            </w:pPr>
            <w:r>
              <w:rPr>
                <w:rFonts w:hint="eastAsia" w:ascii="宋体" w:hAnsi="宋体" w:eastAsia="宋体"/>
                <w:szCs w:val="21"/>
                <w:highlight w:val="yellow"/>
                <w:rPrChange w:id="38" w:author="毛毛妈" w:date="2025-11-04T12:28:00Z">
                  <w:rPr>
                    <w:rFonts w:hint="eastAsia" w:ascii="宋体" w:hAnsi="宋体" w:eastAsia="宋体"/>
                    <w:szCs w:val="21"/>
                  </w:rPr>
                </w:rPrChange>
              </w:rPr>
              <w:t>v</w:t>
            </w:r>
            <w:r>
              <w:rPr>
                <w:rFonts w:ascii="宋体" w:hAnsi="宋体" w:eastAsia="宋体"/>
                <w:szCs w:val="21"/>
                <w:highlight w:val="yellow"/>
                <w:rPrChange w:id="39" w:author="毛毛妈" w:date="2025-11-04T12:28:00Z">
                  <w:rPr>
                    <w:rFonts w:ascii="宋体" w:hAnsi="宋体" w:eastAsia="宋体"/>
                    <w:szCs w:val="21"/>
                  </w:rPr>
                </w:rPrChange>
              </w:rPr>
              <w:t>archar</w:t>
            </w:r>
            <w:r>
              <w:rPr>
                <w:rFonts w:hint="eastAsia" w:ascii="宋体" w:hAnsi="宋体" w:eastAsia="宋体"/>
                <w:szCs w:val="21"/>
                <w:highlight w:val="yellow"/>
                <w:rPrChange w:id="40" w:author="毛毛妈" w:date="2025-11-04T12:28:00Z">
                  <w:rPr>
                    <w:rFonts w:hint="eastAsia" w:ascii="宋体" w:hAnsi="宋体" w:eastAsia="宋体"/>
                    <w:szCs w:val="21"/>
                  </w:rPr>
                </w:rPrChange>
              </w:rPr>
              <w:t>（待审核、审核通过、审核未通过）</w:t>
            </w:r>
          </w:p>
        </w:tc>
      </w:tr>
      <w:tr w14:paraId="535F6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4F583736">
            <w:pPr>
              <w:spacing w:line="360" w:lineRule="auto"/>
              <w:jc w:val="center"/>
              <w:rPr>
                <w:rFonts w:hint="eastAsia" w:ascii="宋体" w:hAnsi="宋体" w:eastAsia="宋体"/>
                <w:szCs w:val="21"/>
              </w:rPr>
            </w:pPr>
            <w:r>
              <w:rPr>
                <w:rFonts w:hint="eastAsia" w:ascii="宋体" w:hAnsi="宋体" w:eastAsia="宋体"/>
                <w:szCs w:val="21"/>
                <w:lang w:eastAsia="zh"/>
              </w:rPr>
              <w:t>创建</w:t>
            </w:r>
            <w:r>
              <w:rPr>
                <w:rFonts w:hint="eastAsia" w:ascii="宋体" w:hAnsi="宋体" w:eastAsia="宋体"/>
                <w:szCs w:val="21"/>
              </w:rPr>
              <w:t>时间</w:t>
            </w:r>
          </w:p>
        </w:tc>
        <w:tc>
          <w:tcPr>
            <w:tcW w:w="2766" w:type="dxa"/>
            <w:tcBorders>
              <w:top w:val="single" w:color="auto" w:sz="4" w:space="0"/>
              <w:left w:val="single" w:color="auto" w:sz="4" w:space="0"/>
              <w:bottom w:val="single" w:color="auto" w:sz="4" w:space="0"/>
              <w:right w:val="single" w:color="auto" w:sz="4" w:space="0"/>
            </w:tcBorders>
          </w:tcPr>
          <w:p w14:paraId="064AED82">
            <w:pPr>
              <w:spacing w:line="360" w:lineRule="auto"/>
              <w:jc w:val="center"/>
              <w:rPr>
                <w:rFonts w:hint="eastAsia" w:ascii="宋体" w:hAnsi="宋体" w:eastAsia="宋体"/>
                <w:szCs w:val="21"/>
              </w:rPr>
            </w:pPr>
            <w:r>
              <w:rPr>
                <w:rFonts w:hint="eastAsia" w:ascii="宋体" w:hAnsi="宋体" w:eastAsia="宋体"/>
                <w:szCs w:val="21"/>
                <w:lang w:eastAsia="zh"/>
              </w:rPr>
              <w:t>Create</w:t>
            </w:r>
            <w:r>
              <w:rPr>
                <w:rFonts w:hint="eastAsia" w:ascii="宋体" w:hAnsi="宋体" w:eastAsia="宋体"/>
                <w:szCs w:val="21"/>
              </w:rPr>
              <w:t>Time</w:t>
            </w:r>
          </w:p>
        </w:tc>
        <w:tc>
          <w:tcPr>
            <w:tcW w:w="2268" w:type="dxa"/>
            <w:tcBorders>
              <w:top w:val="single" w:color="auto" w:sz="4" w:space="0"/>
              <w:left w:val="single" w:color="auto" w:sz="4" w:space="0"/>
              <w:bottom w:val="single" w:color="auto" w:sz="4" w:space="0"/>
              <w:right w:val="single" w:color="auto" w:sz="4" w:space="0"/>
            </w:tcBorders>
          </w:tcPr>
          <w:p w14:paraId="0386545F">
            <w:pPr>
              <w:spacing w:line="360" w:lineRule="auto"/>
              <w:jc w:val="center"/>
              <w:rPr>
                <w:rFonts w:hint="eastAsia" w:ascii="宋体" w:hAnsi="宋体" w:eastAsia="宋体"/>
                <w:szCs w:val="21"/>
              </w:rPr>
            </w:pPr>
            <w:r>
              <w:rPr>
                <w:rFonts w:hint="eastAsia" w:ascii="宋体" w:hAnsi="宋体" w:eastAsia="宋体"/>
                <w:szCs w:val="21"/>
              </w:rPr>
              <w:t>datetime</w:t>
            </w:r>
          </w:p>
        </w:tc>
      </w:tr>
    </w:tbl>
    <w:p w14:paraId="0F6922EE">
      <w:pPr>
        <w:spacing w:line="360" w:lineRule="auto"/>
        <w:rPr>
          <w:rFonts w:hint="eastAsia" w:ascii="宋体" w:hAnsi="宋体" w:eastAsia="宋体"/>
          <w:szCs w:val="21"/>
        </w:rPr>
      </w:pPr>
    </w:p>
    <w:p w14:paraId="4F6DC353">
      <w:pPr>
        <w:spacing w:line="360" w:lineRule="auto"/>
        <w:jc w:val="left"/>
        <w:rPr>
          <w:rFonts w:hint="eastAsia" w:ascii="宋体" w:hAnsi="宋体" w:eastAsia="宋体"/>
          <w:b/>
          <w:bCs/>
          <w:szCs w:val="21"/>
        </w:rPr>
      </w:pPr>
      <w:r>
        <w:rPr>
          <w:rFonts w:ascii="宋体" w:hAnsi="宋体" w:eastAsia="宋体"/>
          <w:b/>
          <w:bCs/>
          <w:szCs w:val="21"/>
        </w:rPr>
        <w:t>类名：</w:t>
      </w:r>
      <w:r>
        <w:rPr>
          <w:rFonts w:hint="eastAsia" w:ascii="宋体" w:hAnsi="宋体" w:eastAsia="宋体"/>
          <w:b/>
          <w:bCs/>
          <w:szCs w:val="21"/>
          <w:lang w:eastAsia="zh"/>
        </w:rPr>
        <w:t>ForumMember</w:t>
      </w:r>
      <w:r>
        <w:rPr>
          <w:rFonts w:ascii="宋体" w:hAnsi="宋体" w:eastAsia="宋体"/>
          <w:b/>
          <w:bCs/>
          <w:szCs w:val="21"/>
        </w:rPr>
        <w:t>（</w:t>
      </w:r>
      <w:r>
        <w:rPr>
          <w:rFonts w:hint="eastAsia" w:ascii="宋体" w:hAnsi="宋体" w:eastAsia="宋体"/>
          <w:b/>
          <w:bCs/>
          <w:szCs w:val="21"/>
          <w:lang w:eastAsia="zh"/>
        </w:rPr>
        <w:t>频道成员</w:t>
      </w:r>
      <w:r>
        <w:rPr>
          <w:rFonts w:ascii="宋体" w:hAnsi="宋体" w:eastAsia="宋体"/>
          <w:b/>
          <w:bCs/>
          <w:szCs w:val="21"/>
        </w:rPr>
        <w:t>类）</w:t>
      </w:r>
    </w:p>
    <w:p w14:paraId="40EB3034">
      <w:pPr>
        <w:spacing w:line="360" w:lineRule="auto"/>
        <w:jc w:val="left"/>
        <w:rPr>
          <w:rFonts w:hint="eastAsia" w:ascii="宋体" w:hAnsi="宋体" w:eastAsia="宋体"/>
          <w:b/>
          <w:bCs/>
          <w:szCs w:val="21"/>
        </w:rPr>
      </w:pPr>
      <w:r>
        <w:rPr>
          <w:rFonts w:ascii="宋体" w:hAnsi="宋体" w:eastAsia="宋体"/>
          <w:b/>
          <w:bCs/>
          <w:szCs w:val="21"/>
        </w:rPr>
        <w:t xml:space="preserve"> 属性表如表</w:t>
      </w:r>
      <w:r>
        <w:rPr>
          <w:rFonts w:hint="eastAsia" w:ascii="宋体" w:hAnsi="宋体" w:eastAsia="宋体"/>
          <w:b/>
          <w:bCs/>
          <w:szCs w:val="21"/>
        </w:rPr>
        <w:t>3</w:t>
      </w:r>
      <w:r>
        <w:rPr>
          <w:rFonts w:ascii="宋体" w:hAnsi="宋体" w:eastAsia="宋体"/>
          <w:b/>
          <w:bCs/>
          <w:szCs w:val="21"/>
        </w:rPr>
        <w:t>.</w:t>
      </w:r>
      <w:r>
        <w:rPr>
          <w:rFonts w:hint="eastAsia" w:ascii="宋体" w:hAnsi="宋体" w:eastAsia="宋体"/>
          <w:b/>
          <w:bCs/>
          <w:szCs w:val="21"/>
        </w:rPr>
        <w:t>1</w:t>
      </w:r>
      <w:r>
        <w:rPr>
          <w:rFonts w:ascii="宋体" w:hAnsi="宋体" w:eastAsia="宋体"/>
          <w:b/>
          <w:bCs/>
          <w:szCs w:val="21"/>
        </w:rPr>
        <w:t>.</w:t>
      </w:r>
      <w:r>
        <w:rPr>
          <w:rFonts w:hint="eastAsia" w:ascii="宋体" w:hAnsi="宋体" w:eastAsia="宋体"/>
          <w:b/>
          <w:bCs/>
          <w:szCs w:val="21"/>
        </w:rPr>
        <w:t>4</w:t>
      </w:r>
      <w:r>
        <w:rPr>
          <w:rFonts w:ascii="宋体" w:hAnsi="宋体" w:eastAsia="宋体"/>
          <w:b/>
          <w:bCs/>
          <w:szCs w:val="21"/>
        </w:rPr>
        <w:t>所示：</w:t>
      </w:r>
    </w:p>
    <w:p w14:paraId="19A507B2">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w:t>
      </w:r>
      <w:r>
        <w:rPr>
          <w:rFonts w:hint="eastAsia" w:ascii="宋体" w:hAnsi="宋体" w:eastAsia="宋体"/>
          <w:szCs w:val="21"/>
        </w:rPr>
        <w:t>1</w:t>
      </w:r>
      <w:r>
        <w:rPr>
          <w:rFonts w:ascii="宋体" w:hAnsi="宋体" w:eastAsia="宋体"/>
          <w:szCs w:val="21"/>
        </w:rPr>
        <w:t>.</w:t>
      </w:r>
      <w:r>
        <w:rPr>
          <w:rFonts w:hint="eastAsia" w:ascii="宋体" w:hAnsi="宋体" w:eastAsia="宋体"/>
          <w:szCs w:val="21"/>
        </w:rPr>
        <w:t>4</w:t>
      </w:r>
      <w:r>
        <w:rPr>
          <w:rFonts w:ascii="宋体" w:hAnsi="宋体" w:eastAsia="宋体"/>
          <w:szCs w:val="21"/>
        </w:rPr>
        <w:t xml:space="preserve"> </w:t>
      </w:r>
      <w:r>
        <w:rPr>
          <w:rFonts w:ascii="宋体" w:hAnsi="宋体" w:eastAsia="宋体"/>
          <w:szCs w:val="21"/>
          <w:lang w:eastAsia="zh"/>
        </w:rPr>
        <w:t>ForumMember</w:t>
      </w:r>
      <w:r>
        <w:rPr>
          <w:rFonts w:ascii="宋体" w:hAnsi="宋体" w:eastAsia="宋体"/>
          <w:szCs w:val="21"/>
        </w:rPr>
        <w:t>类属性表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21"/>
        <w:gridCol w:w="2091"/>
      </w:tblGrid>
      <w:tr w14:paraId="7701F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6B24F21B">
            <w:pPr>
              <w:spacing w:line="360" w:lineRule="auto"/>
              <w:jc w:val="center"/>
              <w:rPr>
                <w:rFonts w:hint="eastAsia" w:ascii="宋体" w:hAnsi="宋体" w:eastAsia="宋体"/>
                <w:szCs w:val="21"/>
              </w:rPr>
            </w:pPr>
            <w:r>
              <w:rPr>
                <w:rFonts w:ascii="宋体" w:hAnsi="宋体" w:eastAsia="宋体"/>
                <w:szCs w:val="21"/>
              </w:rPr>
              <w:t>中文名</w:t>
            </w:r>
          </w:p>
        </w:tc>
        <w:tc>
          <w:tcPr>
            <w:tcW w:w="2521" w:type="dxa"/>
          </w:tcPr>
          <w:p w14:paraId="0368E9BA">
            <w:pPr>
              <w:spacing w:line="360" w:lineRule="auto"/>
              <w:jc w:val="center"/>
              <w:rPr>
                <w:rFonts w:hint="eastAsia" w:ascii="宋体" w:hAnsi="宋体" w:eastAsia="宋体"/>
                <w:szCs w:val="21"/>
              </w:rPr>
            </w:pPr>
            <w:r>
              <w:rPr>
                <w:rFonts w:ascii="宋体" w:hAnsi="宋体" w:eastAsia="宋体"/>
                <w:szCs w:val="21"/>
              </w:rPr>
              <w:t>英文名</w:t>
            </w:r>
          </w:p>
        </w:tc>
        <w:tc>
          <w:tcPr>
            <w:tcW w:w="2091" w:type="dxa"/>
          </w:tcPr>
          <w:p w14:paraId="6ADB380B">
            <w:pPr>
              <w:spacing w:line="360" w:lineRule="auto"/>
              <w:jc w:val="center"/>
              <w:rPr>
                <w:rFonts w:hint="eastAsia" w:ascii="宋体" w:hAnsi="宋体" w:eastAsia="宋体"/>
                <w:szCs w:val="21"/>
              </w:rPr>
            </w:pPr>
            <w:r>
              <w:rPr>
                <w:rFonts w:ascii="宋体" w:hAnsi="宋体" w:eastAsia="宋体"/>
                <w:szCs w:val="21"/>
              </w:rPr>
              <w:t>数据类型</w:t>
            </w:r>
          </w:p>
        </w:tc>
      </w:tr>
      <w:tr w14:paraId="607E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21486A73">
            <w:pPr>
              <w:spacing w:line="360" w:lineRule="auto"/>
              <w:jc w:val="center"/>
              <w:rPr>
                <w:rFonts w:hint="eastAsia" w:ascii="宋体" w:hAnsi="宋体" w:eastAsia="宋体"/>
                <w:szCs w:val="21"/>
                <w:lang w:eastAsia="zh"/>
              </w:rPr>
            </w:pPr>
            <w:r>
              <w:rPr>
                <w:rFonts w:hint="eastAsia" w:ascii="宋体" w:hAnsi="宋体" w:eastAsia="宋体"/>
                <w:szCs w:val="21"/>
                <w:lang w:eastAsia="zh"/>
              </w:rPr>
              <w:t>用户ID</w:t>
            </w:r>
          </w:p>
        </w:tc>
        <w:tc>
          <w:tcPr>
            <w:tcW w:w="2521" w:type="dxa"/>
          </w:tcPr>
          <w:p w14:paraId="722873A6">
            <w:pPr>
              <w:spacing w:line="360" w:lineRule="auto"/>
              <w:jc w:val="center"/>
              <w:rPr>
                <w:rFonts w:hint="eastAsia" w:ascii="宋体" w:hAnsi="宋体" w:eastAsia="宋体"/>
                <w:szCs w:val="21"/>
                <w:lang w:eastAsia="zh"/>
              </w:rPr>
            </w:pPr>
            <w:r>
              <w:rPr>
                <w:rFonts w:hint="eastAsia" w:ascii="宋体" w:hAnsi="宋体" w:eastAsia="宋体"/>
                <w:szCs w:val="21"/>
                <w:lang w:eastAsia="zh"/>
              </w:rPr>
              <w:t>UserID</w:t>
            </w:r>
          </w:p>
        </w:tc>
        <w:tc>
          <w:tcPr>
            <w:tcW w:w="2091" w:type="dxa"/>
          </w:tcPr>
          <w:p w14:paraId="14E99826">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406C7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77950019">
            <w:pPr>
              <w:spacing w:line="360" w:lineRule="auto"/>
              <w:jc w:val="center"/>
              <w:rPr>
                <w:rFonts w:hint="eastAsia" w:ascii="宋体" w:hAnsi="宋体" w:eastAsia="宋体"/>
                <w:szCs w:val="21"/>
              </w:rPr>
            </w:pPr>
            <w:r>
              <w:rPr>
                <w:rFonts w:hint="eastAsia" w:ascii="宋体" w:hAnsi="宋体" w:eastAsia="宋体"/>
                <w:szCs w:val="21"/>
                <w:lang w:eastAsia="zh"/>
              </w:rPr>
              <w:t>频道ID</w:t>
            </w:r>
          </w:p>
        </w:tc>
        <w:tc>
          <w:tcPr>
            <w:tcW w:w="2521" w:type="dxa"/>
          </w:tcPr>
          <w:p w14:paraId="2A31AB5B">
            <w:pPr>
              <w:spacing w:line="360" w:lineRule="auto"/>
              <w:jc w:val="center"/>
              <w:rPr>
                <w:rFonts w:hint="eastAsia" w:ascii="宋体" w:hAnsi="宋体" w:eastAsia="宋体"/>
                <w:szCs w:val="21"/>
              </w:rPr>
            </w:pPr>
            <w:r>
              <w:rPr>
                <w:rFonts w:hint="eastAsia" w:ascii="宋体" w:hAnsi="宋体" w:eastAsia="宋体"/>
                <w:szCs w:val="21"/>
                <w:lang w:eastAsia="zh"/>
              </w:rPr>
              <w:t>ForumID</w:t>
            </w:r>
          </w:p>
        </w:tc>
        <w:tc>
          <w:tcPr>
            <w:tcW w:w="2091" w:type="dxa"/>
          </w:tcPr>
          <w:p w14:paraId="4E8787AB">
            <w:pPr>
              <w:spacing w:line="360" w:lineRule="auto"/>
              <w:jc w:val="center"/>
              <w:rPr>
                <w:rFonts w:hint="eastAsia" w:ascii="宋体" w:hAnsi="宋体" w:eastAsia="宋体"/>
                <w:szCs w:val="21"/>
              </w:rPr>
            </w:pPr>
            <w:r>
              <w:rPr>
                <w:rFonts w:ascii="宋体" w:hAnsi="宋体" w:eastAsia="宋体"/>
                <w:szCs w:val="21"/>
              </w:rPr>
              <w:t>varchar</w:t>
            </w:r>
          </w:p>
        </w:tc>
      </w:tr>
      <w:tr w14:paraId="27DDA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1CBD13FC">
            <w:pPr>
              <w:spacing w:line="360" w:lineRule="auto"/>
              <w:jc w:val="center"/>
              <w:rPr>
                <w:rFonts w:hint="eastAsia" w:ascii="宋体" w:hAnsi="宋体" w:eastAsia="宋体"/>
                <w:szCs w:val="21"/>
              </w:rPr>
            </w:pPr>
            <w:r>
              <w:rPr>
                <w:rFonts w:hint="eastAsia" w:ascii="宋体" w:hAnsi="宋体" w:eastAsia="宋体"/>
                <w:szCs w:val="21"/>
                <w:lang w:eastAsia="zh"/>
              </w:rPr>
              <w:t>加入时间</w:t>
            </w:r>
          </w:p>
        </w:tc>
        <w:tc>
          <w:tcPr>
            <w:tcW w:w="2521" w:type="dxa"/>
          </w:tcPr>
          <w:p w14:paraId="1CB46059">
            <w:pPr>
              <w:spacing w:line="360" w:lineRule="auto"/>
              <w:jc w:val="center"/>
              <w:rPr>
                <w:rFonts w:hint="eastAsia" w:ascii="宋体" w:hAnsi="宋体" w:eastAsia="宋体"/>
                <w:szCs w:val="21"/>
              </w:rPr>
            </w:pPr>
            <w:r>
              <w:rPr>
                <w:rFonts w:hint="eastAsia" w:ascii="宋体" w:hAnsi="宋体" w:eastAsia="宋体"/>
                <w:szCs w:val="21"/>
                <w:lang w:eastAsia="zh"/>
              </w:rPr>
              <w:t>JoinTime</w:t>
            </w:r>
          </w:p>
        </w:tc>
        <w:tc>
          <w:tcPr>
            <w:tcW w:w="2091" w:type="dxa"/>
          </w:tcPr>
          <w:p w14:paraId="4EE0F9D8">
            <w:pPr>
              <w:spacing w:line="360" w:lineRule="auto"/>
              <w:jc w:val="center"/>
              <w:rPr>
                <w:rFonts w:hint="eastAsia" w:ascii="宋体" w:hAnsi="宋体" w:eastAsia="宋体"/>
                <w:szCs w:val="21"/>
              </w:rPr>
            </w:pPr>
            <w:r>
              <w:rPr>
                <w:rFonts w:hint="eastAsia" w:ascii="宋体" w:hAnsi="宋体" w:eastAsia="宋体"/>
                <w:szCs w:val="21"/>
                <w:lang w:eastAsia="zh"/>
              </w:rPr>
              <w:t>datetime</w:t>
            </w:r>
          </w:p>
        </w:tc>
      </w:tr>
      <w:tr w14:paraId="0E7C1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41" w:author="神镐人 项目灭迹人 若叶睦 [2]" w:date="2025-11-07T15:16:07Z"/>
        </w:trPr>
        <w:tc>
          <w:tcPr>
            <w:tcW w:w="1832" w:type="dxa"/>
          </w:tcPr>
          <w:p w14:paraId="7C577800">
            <w:pPr>
              <w:spacing w:line="360" w:lineRule="auto"/>
              <w:jc w:val="center"/>
              <w:rPr>
                <w:del w:id="42" w:author="神镐人 项目灭迹人 若叶睦 [2]" w:date="2025-11-07T15:16:07Z"/>
                <w:rFonts w:hint="eastAsia" w:ascii="宋体" w:hAnsi="宋体" w:eastAsia="宋体"/>
                <w:szCs w:val="21"/>
              </w:rPr>
            </w:pPr>
            <w:del w:id="43" w:author="神镐人 项目灭迹人 若叶睦 [2]" w:date="2025-11-07T15:16:07Z">
              <w:r>
                <w:rPr>
                  <w:rFonts w:hint="eastAsia" w:ascii="宋体" w:hAnsi="宋体" w:eastAsia="宋体"/>
                  <w:szCs w:val="21"/>
                  <w:lang w:eastAsia="zh"/>
                </w:rPr>
                <w:delText>用户状态</w:delText>
              </w:r>
            </w:del>
          </w:p>
        </w:tc>
        <w:tc>
          <w:tcPr>
            <w:tcW w:w="2521" w:type="dxa"/>
          </w:tcPr>
          <w:p w14:paraId="42A39009">
            <w:pPr>
              <w:spacing w:line="360" w:lineRule="auto"/>
              <w:jc w:val="center"/>
              <w:rPr>
                <w:del w:id="44" w:author="神镐人 项目灭迹人 若叶睦 [2]" w:date="2025-11-07T15:16:07Z"/>
                <w:rFonts w:hint="eastAsia" w:ascii="宋体" w:hAnsi="宋体" w:eastAsia="宋体"/>
                <w:szCs w:val="21"/>
              </w:rPr>
            </w:pPr>
            <w:del w:id="45" w:author="神镐人 项目灭迹人 若叶睦 [2]" w:date="2025-11-07T15:16:07Z">
              <w:r>
                <w:rPr>
                  <w:rFonts w:hint="eastAsia" w:ascii="宋体" w:hAnsi="宋体" w:eastAsia="宋体"/>
                  <w:szCs w:val="21"/>
                  <w:lang w:eastAsia="zh"/>
                </w:rPr>
                <w:delText>UserState</w:delText>
              </w:r>
            </w:del>
          </w:p>
        </w:tc>
        <w:tc>
          <w:tcPr>
            <w:tcW w:w="2091" w:type="dxa"/>
          </w:tcPr>
          <w:p w14:paraId="17D982D0">
            <w:pPr>
              <w:spacing w:line="360" w:lineRule="auto"/>
              <w:jc w:val="center"/>
              <w:rPr>
                <w:del w:id="46" w:author="神镐人 项目灭迹人 若叶睦 [2]" w:date="2025-11-07T15:16:07Z"/>
                <w:rFonts w:hint="eastAsia" w:ascii="宋体" w:hAnsi="宋体" w:eastAsia="宋体"/>
                <w:szCs w:val="21"/>
                <w:lang w:eastAsia="zh"/>
              </w:rPr>
            </w:pPr>
            <w:del w:id="47" w:author="神镐人 项目灭迹人 若叶睦 [2]" w:date="2025-11-07T15:16:07Z">
              <w:r>
                <w:rPr>
                  <w:rFonts w:hint="eastAsia" w:ascii="宋体" w:hAnsi="宋体" w:eastAsia="宋体"/>
                  <w:szCs w:val="21"/>
                </w:rPr>
                <w:delText>v</w:delText>
              </w:r>
            </w:del>
            <w:del w:id="48" w:author="神镐人 项目灭迹人 若叶睦 [2]" w:date="2025-11-07T15:16:07Z">
              <w:r>
                <w:rPr>
                  <w:rFonts w:ascii="宋体" w:hAnsi="宋体" w:eastAsia="宋体"/>
                  <w:szCs w:val="21"/>
                </w:rPr>
                <w:delText>archar</w:delText>
              </w:r>
            </w:del>
            <w:del w:id="49" w:author="神镐人 项目灭迹人 若叶睦 [2]" w:date="2025-11-07T15:16:07Z">
              <w:r>
                <w:rPr>
                  <w:rFonts w:hint="eastAsia" w:ascii="宋体" w:hAnsi="宋体" w:eastAsia="宋体"/>
                  <w:szCs w:val="21"/>
                  <w:lang w:eastAsia="zh"/>
                </w:rPr>
                <w:delText>（普通成员，频道管理员）</w:delText>
              </w:r>
            </w:del>
          </w:p>
        </w:tc>
      </w:tr>
    </w:tbl>
    <w:p w14:paraId="2031579F">
      <w:pPr>
        <w:spacing w:line="360" w:lineRule="auto"/>
        <w:jc w:val="center"/>
        <w:rPr>
          <w:rFonts w:hint="eastAsia" w:ascii="宋体" w:hAnsi="宋体" w:eastAsia="宋体"/>
          <w:szCs w:val="21"/>
        </w:rPr>
      </w:pPr>
    </w:p>
    <w:p w14:paraId="1FFB3FC3">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ThemePost</w:t>
      </w:r>
      <w:r>
        <w:rPr>
          <w:rFonts w:hint="eastAsia" w:ascii="宋体" w:hAnsi="宋体" w:eastAsia="宋体"/>
          <w:b/>
          <w:bCs/>
          <w:szCs w:val="21"/>
        </w:rPr>
        <w:t>（</w:t>
      </w:r>
      <w:r>
        <w:rPr>
          <w:rFonts w:ascii="宋体" w:hAnsi="宋体" w:eastAsia="宋体"/>
          <w:b/>
          <w:bCs/>
          <w:szCs w:val="21"/>
        </w:rPr>
        <w:t>主题帖类</w:t>
      </w:r>
      <w:r>
        <w:rPr>
          <w:rFonts w:hint="eastAsia" w:ascii="宋体" w:hAnsi="宋体" w:eastAsia="宋体"/>
          <w:b/>
          <w:bCs/>
          <w:szCs w:val="21"/>
        </w:rPr>
        <w:t>）</w:t>
      </w:r>
    </w:p>
    <w:p w14:paraId="04C9DCE2">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w:t>
      </w:r>
      <w:r>
        <w:rPr>
          <w:rFonts w:hint="eastAsia" w:ascii="宋体" w:hAnsi="宋体" w:eastAsia="宋体"/>
          <w:b/>
          <w:bCs/>
          <w:szCs w:val="21"/>
        </w:rPr>
        <w:t>6所示：</w:t>
      </w:r>
    </w:p>
    <w:p w14:paraId="4F2B70B0">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w:t>
      </w:r>
      <w:r>
        <w:rPr>
          <w:rFonts w:hint="eastAsia" w:ascii="宋体" w:hAnsi="宋体" w:eastAsia="宋体"/>
          <w:szCs w:val="21"/>
        </w:rPr>
        <w:t>6</w:t>
      </w:r>
      <w:r>
        <w:rPr>
          <w:rFonts w:ascii="宋体" w:hAnsi="宋体" w:eastAsia="宋体"/>
          <w:szCs w:val="21"/>
        </w:rPr>
        <w:t xml:space="preserve"> ThemePost</w:t>
      </w:r>
      <w:r>
        <w:rPr>
          <w:rFonts w:hint="eastAsia" w:ascii="宋体" w:hAnsi="宋体" w:eastAsia="宋体"/>
          <w:szCs w:val="21"/>
        </w:rPr>
        <w:t>类属性表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2ACB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08EFEAE">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18CD44E3">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5D86C9E">
            <w:pPr>
              <w:spacing w:line="360" w:lineRule="auto"/>
              <w:jc w:val="center"/>
              <w:rPr>
                <w:rFonts w:hint="eastAsia" w:ascii="宋体" w:hAnsi="宋体" w:eastAsia="宋体"/>
                <w:szCs w:val="21"/>
              </w:rPr>
            </w:pPr>
            <w:r>
              <w:rPr>
                <w:rFonts w:hint="eastAsia" w:ascii="宋体" w:hAnsi="宋体" w:eastAsia="宋体"/>
                <w:szCs w:val="21"/>
              </w:rPr>
              <w:t>数据类型</w:t>
            </w:r>
          </w:p>
        </w:tc>
      </w:tr>
      <w:tr w14:paraId="3FC7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72056EF">
            <w:pPr>
              <w:spacing w:line="360" w:lineRule="auto"/>
              <w:jc w:val="center"/>
              <w:rPr>
                <w:rFonts w:hint="eastAsia" w:ascii="宋体" w:hAnsi="宋体" w:eastAsia="宋体"/>
                <w:szCs w:val="21"/>
              </w:rPr>
            </w:pPr>
            <w:r>
              <w:rPr>
                <w:rFonts w:hint="eastAsia" w:ascii="宋体" w:hAnsi="宋体" w:eastAsia="宋体"/>
                <w:szCs w:val="21"/>
              </w:rPr>
              <w:t>主题帖ID</w:t>
            </w:r>
          </w:p>
        </w:tc>
        <w:tc>
          <w:tcPr>
            <w:tcW w:w="2277" w:type="dxa"/>
            <w:tcBorders>
              <w:top w:val="single" w:color="auto" w:sz="4" w:space="0"/>
              <w:left w:val="single" w:color="auto" w:sz="4" w:space="0"/>
              <w:bottom w:val="single" w:color="auto" w:sz="4" w:space="0"/>
              <w:right w:val="single" w:color="auto" w:sz="4" w:space="0"/>
            </w:tcBorders>
          </w:tcPr>
          <w:p w14:paraId="0EB3F721">
            <w:pPr>
              <w:spacing w:line="360" w:lineRule="auto"/>
              <w:jc w:val="center"/>
              <w:rPr>
                <w:rFonts w:hint="eastAsia" w:ascii="宋体" w:hAnsi="宋体" w:eastAsia="宋体"/>
                <w:szCs w:val="21"/>
              </w:rPr>
            </w:pPr>
            <w:r>
              <w:rPr>
                <w:rFonts w:hint="eastAsia" w:ascii="宋体" w:hAnsi="宋体" w:eastAsia="宋体"/>
                <w:szCs w:val="21"/>
              </w:rPr>
              <w:t>ThemePostID</w:t>
            </w:r>
          </w:p>
        </w:tc>
        <w:tc>
          <w:tcPr>
            <w:tcW w:w="2335" w:type="dxa"/>
            <w:tcBorders>
              <w:top w:val="single" w:color="auto" w:sz="4" w:space="0"/>
              <w:left w:val="single" w:color="auto" w:sz="4" w:space="0"/>
              <w:bottom w:val="single" w:color="auto" w:sz="4" w:space="0"/>
              <w:right w:val="single" w:color="auto" w:sz="4" w:space="0"/>
            </w:tcBorders>
          </w:tcPr>
          <w:p w14:paraId="291C5A79">
            <w:pPr>
              <w:spacing w:line="360" w:lineRule="auto"/>
              <w:jc w:val="center"/>
              <w:rPr>
                <w:rFonts w:hint="eastAsia" w:ascii="宋体" w:hAnsi="宋体" w:eastAsia="宋体"/>
                <w:szCs w:val="21"/>
              </w:rPr>
            </w:pPr>
            <w:r>
              <w:rPr>
                <w:rFonts w:hint="eastAsia" w:ascii="宋体" w:hAnsi="宋体" w:eastAsia="宋体"/>
                <w:szCs w:val="21"/>
              </w:rPr>
              <w:t>varchar</w:t>
            </w:r>
          </w:p>
        </w:tc>
      </w:tr>
      <w:tr w14:paraId="6B65B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61C0E0D">
            <w:pPr>
              <w:spacing w:line="360" w:lineRule="auto"/>
              <w:jc w:val="center"/>
              <w:rPr>
                <w:rFonts w:hint="eastAsia" w:ascii="宋体" w:hAnsi="宋体" w:eastAsia="宋体"/>
                <w:szCs w:val="21"/>
              </w:rPr>
            </w:pPr>
            <w:r>
              <w:rPr>
                <w:rFonts w:hint="eastAsia" w:ascii="宋体" w:hAnsi="宋体" w:eastAsia="宋体"/>
                <w:szCs w:val="21"/>
                <w:lang w:eastAsia="zh"/>
              </w:rPr>
              <w:t>主题频道</w:t>
            </w:r>
            <w:r>
              <w:rPr>
                <w:rFonts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5D5405B4">
            <w:pPr>
              <w:spacing w:line="360" w:lineRule="auto"/>
              <w:jc w:val="center"/>
              <w:rPr>
                <w:rFonts w:hint="eastAsia" w:ascii="宋体" w:hAnsi="宋体" w:eastAsia="宋体"/>
                <w:szCs w:val="21"/>
              </w:rPr>
            </w:pPr>
            <w:r>
              <w:rPr>
                <w:rFonts w:hint="eastAsia" w:ascii="宋体" w:hAnsi="宋体" w:eastAsia="宋体"/>
                <w:szCs w:val="21"/>
                <w:lang w:eastAsia="zh"/>
              </w:rPr>
              <w:t>Forum</w:t>
            </w:r>
            <w:r>
              <w:rPr>
                <w:rFonts w:ascii="宋体" w:hAnsi="宋体" w:eastAsia="宋体"/>
                <w:szCs w:val="21"/>
              </w:rPr>
              <w:t>ID</w:t>
            </w:r>
          </w:p>
        </w:tc>
        <w:tc>
          <w:tcPr>
            <w:tcW w:w="2335" w:type="dxa"/>
            <w:tcBorders>
              <w:top w:val="single" w:color="auto" w:sz="4" w:space="0"/>
              <w:left w:val="single" w:color="auto" w:sz="4" w:space="0"/>
              <w:bottom w:val="single" w:color="auto" w:sz="4" w:space="0"/>
              <w:right w:val="single" w:color="auto" w:sz="4" w:space="0"/>
            </w:tcBorders>
          </w:tcPr>
          <w:p w14:paraId="7B6BA354">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57CC3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95017A9">
            <w:pPr>
              <w:spacing w:line="360" w:lineRule="auto"/>
              <w:jc w:val="center"/>
              <w:rPr>
                <w:rFonts w:hint="eastAsia" w:ascii="宋体" w:hAnsi="宋体" w:eastAsia="宋体"/>
                <w:szCs w:val="21"/>
              </w:rPr>
            </w:pPr>
            <w:r>
              <w:rPr>
                <w:rFonts w:hint="eastAsia" w:ascii="宋体" w:hAnsi="宋体" w:eastAsia="宋体"/>
                <w:szCs w:val="21"/>
                <w:lang w:eastAsia="zh"/>
              </w:rPr>
              <w:t>创建用户</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50A88623">
            <w:pPr>
              <w:spacing w:line="360" w:lineRule="auto"/>
              <w:jc w:val="center"/>
              <w:rPr>
                <w:rFonts w:hint="eastAsia" w:ascii="宋体" w:hAnsi="宋体" w:eastAsia="宋体"/>
                <w:szCs w:val="21"/>
              </w:rPr>
            </w:pPr>
            <w:r>
              <w:rPr>
                <w:rFonts w:hint="eastAsia" w:ascii="宋体" w:hAnsi="宋体" w:eastAsia="宋体"/>
                <w:szCs w:val="21"/>
                <w:lang w:eastAsia="zh"/>
              </w:rPr>
              <w:t>User</w:t>
            </w:r>
            <w:r>
              <w:rPr>
                <w:rFonts w:ascii="宋体" w:hAnsi="宋体" w:eastAsia="宋体"/>
                <w:szCs w:val="21"/>
              </w:rPr>
              <w:t>ID</w:t>
            </w:r>
          </w:p>
        </w:tc>
        <w:tc>
          <w:tcPr>
            <w:tcW w:w="2335" w:type="dxa"/>
            <w:tcBorders>
              <w:top w:val="single" w:color="auto" w:sz="4" w:space="0"/>
              <w:left w:val="single" w:color="auto" w:sz="4" w:space="0"/>
              <w:bottom w:val="single" w:color="auto" w:sz="4" w:space="0"/>
              <w:right w:val="single" w:color="auto" w:sz="4" w:space="0"/>
            </w:tcBorders>
          </w:tcPr>
          <w:p w14:paraId="6C2EBB16">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1F2C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5101FF2B">
            <w:pPr>
              <w:spacing w:line="360" w:lineRule="auto"/>
              <w:jc w:val="center"/>
              <w:rPr>
                <w:rFonts w:hint="eastAsia" w:ascii="宋体" w:hAnsi="宋体" w:eastAsia="宋体"/>
                <w:szCs w:val="21"/>
              </w:rPr>
            </w:pPr>
            <w:r>
              <w:rPr>
                <w:rFonts w:hint="eastAsia" w:ascii="宋体" w:hAnsi="宋体" w:eastAsia="宋体"/>
                <w:szCs w:val="21"/>
                <w:lang w:eastAsia="zh"/>
              </w:rPr>
              <w:t>主题帖</w:t>
            </w:r>
            <w:r>
              <w:rPr>
                <w:rFonts w:hint="eastAsia" w:ascii="宋体" w:hAnsi="宋体" w:eastAsia="宋体"/>
                <w:szCs w:val="21"/>
              </w:rPr>
              <w:t>标题</w:t>
            </w:r>
          </w:p>
        </w:tc>
        <w:tc>
          <w:tcPr>
            <w:tcW w:w="2277" w:type="dxa"/>
            <w:tcBorders>
              <w:top w:val="single" w:color="auto" w:sz="4" w:space="0"/>
              <w:left w:val="single" w:color="auto" w:sz="4" w:space="0"/>
              <w:bottom w:val="single" w:color="auto" w:sz="4" w:space="0"/>
              <w:right w:val="single" w:color="auto" w:sz="4" w:space="0"/>
            </w:tcBorders>
          </w:tcPr>
          <w:p w14:paraId="54A6FD38">
            <w:pPr>
              <w:spacing w:line="360" w:lineRule="auto"/>
              <w:jc w:val="center"/>
              <w:rPr>
                <w:rFonts w:hint="eastAsia" w:ascii="宋体" w:hAnsi="宋体" w:eastAsia="宋体"/>
                <w:szCs w:val="21"/>
              </w:rPr>
            </w:pPr>
            <w:r>
              <w:rPr>
                <w:rFonts w:ascii="宋体" w:hAnsi="宋体" w:eastAsia="宋体"/>
                <w:szCs w:val="21"/>
              </w:rPr>
              <w:t>Title</w:t>
            </w:r>
          </w:p>
        </w:tc>
        <w:tc>
          <w:tcPr>
            <w:tcW w:w="2335" w:type="dxa"/>
            <w:tcBorders>
              <w:top w:val="single" w:color="auto" w:sz="4" w:space="0"/>
              <w:left w:val="single" w:color="auto" w:sz="4" w:space="0"/>
              <w:bottom w:val="single" w:color="auto" w:sz="4" w:space="0"/>
              <w:right w:val="single" w:color="auto" w:sz="4" w:space="0"/>
            </w:tcBorders>
          </w:tcPr>
          <w:p w14:paraId="254D3D10">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34261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04B7CBDB">
            <w:pPr>
              <w:spacing w:line="360" w:lineRule="auto"/>
              <w:jc w:val="center"/>
              <w:rPr>
                <w:rFonts w:hint="eastAsia" w:ascii="宋体" w:hAnsi="宋体" w:eastAsia="宋体"/>
                <w:szCs w:val="21"/>
              </w:rPr>
            </w:pPr>
            <w:r>
              <w:rPr>
                <w:rFonts w:hint="eastAsia" w:ascii="宋体" w:hAnsi="宋体" w:eastAsia="宋体"/>
                <w:szCs w:val="21"/>
                <w:lang w:eastAsia="zh"/>
              </w:rPr>
              <w:t>主题帖</w:t>
            </w:r>
            <w:r>
              <w:rPr>
                <w:rFonts w:hint="eastAsia" w:ascii="宋体" w:hAnsi="宋体" w:eastAsia="宋体"/>
                <w:szCs w:val="21"/>
              </w:rPr>
              <w:t>内容</w:t>
            </w:r>
          </w:p>
        </w:tc>
        <w:tc>
          <w:tcPr>
            <w:tcW w:w="2277" w:type="dxa"/>
            <w:tcBorders>
              <w:top w:val="single" w:color="auto" w:sz="4" w:space="0"/>
              <w:left w:val="single" w:color="auto" w:sz="4" w:space="0"/>
              <w:bottom w:val="single" w:color="auto" w:sz="4" w:space="0"/>
              <w:right w:val="single" w:color="auto" w:sz="4" w:space="0"/>
            </w:tcBorders>
          </w:tcPr>
          <w:p w14:paraId="1A1432BB">
            <w:pPr>
              <w:spacing w:line="360" w:lineRule="auto"/>
              <w:jc w:val="center"/>
              <w:rPr>
                <w:rFonts w:hint="eastAsia" w:ascii="宋体" w:hAnsi="宋体" w:eastAsia="宋体"/>
                <w:szCs w:val="21"/>
              </w:rPr>
            </w:pPr>
            <w:r>
              <w:rPr>
                <w:rFonts w:ascii="宋体" w:hAnsi="宋体" w:eastAsia="宋体"/>
                <w:szCs w:val="21"/>
              </w:rPr>
              <w:t>Content</w:t>
            </w:r>
          </w:p>
        </w:tc>
        <w:tc>
          <w:tcPr>
            <w:tcW w:w="2335" w:type="dxa"/>
            <w:tcBorders>
              <w:top w:val="single" w:color="auto" w:sz="4" w:space="0"/>
              <w:left w:val="single" w:color="auto" w:sz="4" w:space="0"/>
              <w:bottom w:val="single" w:color="auto" w:sz="4" w:space="0"/>
              <w:right w:val="single" w:color="auto" w:sz="4" w:space="0"/>
            </w:tcBorders>
          </w:tcPr>
          <w:p w14:paraId="13EADCD2">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24089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334838F0">
            <w:pPr>
              <w:spacing w:line="360" w:lineRule="auto"/>
              <w:jc w:val="center"/>
              <w:rPr>
                <w:rFonts w:hint="eastAsia" w:ascii="宋体" w:hAnsi="宋体" w:eastAsia="宋体"/>
                <w:szCs w:val="21"/>
              </w:rPr>
            </w:pPr>
            <w:r>
              <w:rPr>
                <w:rFonts w:hint="eastAsia" w:ascii="宋体" w:hAnsi="宋体" w:eastAsia="宋体"/>
                <w:szCs w:val="21"/>
              </w:rPr>
              <w:t>发布时间</w:t>
            </w:r>
          </w:p>
        </w:tc>
        <w:tc>
          <w:tcPr>
            <w:tcW w:w="2277" w:type="dxa"/>
            <w:tcBorders>
              <w:top w:val="single" w:color="auto" w:sz="4" w:space="0"/>
              <w:left w:val="single" w:color="auto" w:sz="4" w:space="0"/>
              <w:bottom w:val="single" w:color="auto" w:sz="4" w:space="0"/>
              <w:right w:val="single" w:color="auto" w:sz="4" w:space="0"/>
            </w:tcBorders>
          </w:tcPr>
          <w:p w14:paraId="74BD22CE">
            <w:pPr>
              <w:spacing w:line="360" w:lineRule="auto"/>
              <w:jc w:val="center"/>
              <w:rPr>
                <w:rFonts w:hint="eastAsia" w:ascii="宋体" w:hAnsi="宋体" w:eastAsia="宋体"/>
                <w:szCs w:val="21"/>
              </w:rPr>
            </w:pPr>
            <w:r>
              <w:rPr>
                <w:rFonts w:ascii="宋体" w:hAnsi="宋体" w:eastAsia="宋体"/>
                <w:szCs w:val="21"/>
              </w:rPr>
              <w:t>Publish</w:t>
            </w:r>
            <w:r>
              <w:rPr>
                <w:rFonts w:hint="eastAsia" w:ascii="宋体" w:hAnsi="宋体" w:eastAsia="宋体"/>
                <w:szCs w:val="21"/>
              </w:rPr>
              <w:t>T</w:t>
            </w:r>
            <w:r>
              <w:rPr>
                <w:rFonts w:ascii="宋体" w:hAnsi="宋体" w:eastAsia="宋体"/>
                <w:szCs w:val="21"/>
              </w:rPr>
              <w:t>ime</w:t>
            </w:r>
          </w:p>
        </w:tc>
        <w:tc>
          <w:tcPr>
            <w:tcW w:w="2335" w:type="dxa"/>
            <w:tcBorders>
              <w:top w:val="single" w:color="auto" w:sz="4" w:space="0"/>
              <w:left w:val="single" w:color="auto" w:sz="4" w:space="0"/>
              <w:bottom w:val="single" w:color="auto" w:sz="4" w:space="0"/>
              <w:right w:val="single" w:color="auto" w:sz="4" w:space="0"/>
            </w:tcBorders>
          </w:tcPr>
          <w:p w14:paraId="16ED2DF4">
            <w:pPr>
              <w:spacing w:line="360" w:lineRule="auto"/>
              <w:jc w:val="center"/>
              <w:rPr>
                <w:rFonts w:hint="eastAsia" w:ascii="宋体" w:hAnsi="宋体" w:eastAsia="宋体"/>
                <w:szCs w:val="21"/>
              </w:rPr>
            </w:pPr>
            <w:r>
              <w:rPr>
                <w:rFonts w:hint="eastAsia" w:ascii="宋体" w:hAnsi="宋体" w:eastAsia="宋体"/>
                <w:szCs w:val="21"/>
              </w:rPr>
              <w:t>d</w:t>
            </w:r>
            <w:r>
              <w:rPr>
                <w:rFonts w:ascii="宋体" w:hAnsi="宋体" w:eastAsia="宋体"/>
                <w:szCs w:val="21"/>
              </w:rPr>
              <w:t>ate</w:t>
            </w:r>
            <w:r>
              <w:rPr>
                <w:rFonts w:hint="eastAsia" w:ascii="宋体" w:hAnsi="宋体" w:eastAsia="宋体"/>
                <w:szCs w:val="21"/>
              </w:rPr>
              <w:t>time</w:t>
            </w:r>
          </w:p>
        </w:tc>
      </w:tr>
      <w:tr w14:paraId="472E2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8F65FC6">
            <w:pPr>
              <w:spacing w:line="360" w:lineRule="auto"/>
              <w:jc w:val="center"/>
              <w:rPr>
                <w:rFonts w:hint="eastAsia" w:ascii="宋体" w:hAnsi="宋体" w:eastAsia="宋体"/>
                <w:szCs w:val="21"/>
              </w:rPr>
            </w:pPr>
            <w:r>
              <w:rPr>
                <w:rFonts w:hint="eastAsia" w:ascii="宋体" w:hAnsi="宋体" w:eastAsia="宋体"/>
                <w:szCs w:val="21"/>
              </w:rPr>
              <w:t>审核状态</w:t>
            </w:r>
          </w:p>
        </w:tc>
        <w:tc>
          <w:tcPr>
            <w:tcW w:w="2277" w:type="dxa"/>
            <w:tcBorders>
              <w:top w:val="single" w:color="auto" w:sz="4" w:space="0"/>
              <w:left w:val="single" w:color="auto" w:sz="4" w:space="0"/>
              <w:bottom w:val="single" w:color="auto" w:sz="4" w:space="0"/>
              <w:right w:val="single" w:color="auto" w:sz="4" w:space="0"/>
            </w:tcBorders>
          </w:tcPr>
          <w:p w14:paraId="1EC534AE">
            <w:pPr>
              <w:spacing w:line="360" w:lineRule="auto"/>
              <w:jc w:val="center"/>
              <w:rPr>
                <w:rFonts w:hint="eastAsia" w:ascii="宋体" w:hAnsi="宋体" w:eastAsia="宋体"/>
                <w:szCs w:val="21"/>
              </w:rPr>
            </w:pPr>
            <w:r>
              <w:rPr>
                <w:rFonts w:ascii="宋体" w:hAnsi="宋体" w:eastAsia="宋体"/>
                <w:szCs w:val="21"/>
              </w:rPr>
              <w:t>AuditState</w:t>
            </w:r>
          </w:p>
        </w:tc>
        <w:tc>
          <w:tcPr>
            <w:tcW w:w="2335" w:type="dxa"/>
            <w:tcBorders>
              <w:top w:val="single" w:color="auto" w:sz="4" w:space="0"/>
              <w:left w:val="single" w:color="auto" w:sz="4" w:space="0"/>
              <w:bottom w:val="single" w:color="auto" w:sz="4" w:space="0"/>
              <w:right w:val="single" w:color="auto" w:sz="4" w:space="0"/>
            </w:tcBorders>
          </w:tcPr>
          <w:p w14:paraId="0E82B388">
            <w:pPr>
              <w:spacing w:line="360" w:lineRule="auto"/>
              <w:jc w:val="center"/>
              <w:rPr>
                <w:rFonts w:hint="eastAsia" w:ascii="宋体" w:hAnsi="宋体" w:eastAsia="宋体"/>
                <w:szCs w:val="21"/>
                <w:highlight w:val="yellow"/>
                <w:rPrChange w:id="50" w:author="毛毛妈" w:date="2025-11-04T12:29:00Z">
                  <w:rPr>
                    <w:rFonts w:hint="eastAsia" w:ascii="宋体" w:hAnsi="宋体" w:eastAsia="宋体"/>
                    <w:szCs w:val="21"/>
                  </w:rPr>
                </w:rPrChange>
              </w:rPr>
            </w:pPr>
            <w:r>
              <w:rPr>
                <w:rFonts w:hint="eastAsia" w:ascii="宋体" w:hAnsi="宋体" w:eastAsia="宋体"/>
                <w:szCs w:val="21"/>
                <w:highlight w:val="yellow"/>
                <w:rPrChange w:id="51" w:author="毛毛妈" w:date="2025-11-04T12:29:00Z">
                  <w:rPr>
                    <w:rFonts w:hint="eastAsia" w:ascii="宋体" w:hAnsi="宋体" w:eastAsia="宋体"/>
                    <w:szCs w:val="21"/>
                  </w:rPr>
                </w:rPrChange>
              </w:rPr>
              <w:t>varchar(未审核，审核通过，审核未通过)</w:t>
            </w:r>
          </w:p>
        </w:tc>
      </w:tr>
    </w:tbl>
    <w:p w14:paraId="50355029">
      <w:pPr>
        <w:spacing w:line="360" w:lineRule="auto"/>
        <w:jc w:val="center"/>
        <w:rPr>
          <w:rFonts w:hint="eastAsia" w:ascii="宋体" w:hAnsi="宋体" w:eastAsia="宋体"/>
          <w:szCs w:val="21"/>
        </w:rPr>
      </w:pPr>
    </w:p>
    <w:p w14:paraId="547010E7">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6A4545A8">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.1.7</w:t>
      </w:r>
      <w:r>
        <w:rPr>
          <w:rFonts w:hint="eastAsia" w:ascii="宋体" w:hAnsi="宋体" w:eastAsia="宋体"/>
          <w:b/>
          <w:bCs/>
          <w:szCs w:val="21"/>
        </w:rPr>
        <w:t>所示：</w:t>
      </w:r>
    </w:p>
    <w:p w14:paraId="7E8E32C4">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.1.7 Comment</w:t>
      </w:r>
      <w:r>
        <w:rPr>
          <w:rFonts w:hint="eastAsia" w:ascii="宋体" w:hAnsi="宋体" w:eastAsia="宋体"/>
          <w:szCs w:val="21"/>
        </w:rPr>
        <w:t>类属性表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2B24F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03E8942">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6A246CC9">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126E439F">
            <w:pPr>
              <w:spacing w:line="360" w:lineRule="auto"/>
              <w:jc w:val="center"/>
              <w:rPr>
                <w:rFonts w:hint="eastAsia" w:ascii="宋体" w:hAnsi="宋体" w:eastAsia="宋体"/>
                <w:szCs w:val="21"/>
              </w:rPr>
            </w:pPr>
            <w:r>
              <w:rPr>
                <w:rFonts w:hint="eastAsia" w:ascii="宋体" w:hAnsi="宋体" w:eastAsia="宋体"/>
                <w:szCs w:val="21"/>
              </w:rPr>
              <w:t>数据类型</w:t>
            </w:r>
          </w:p>
        </w:tc>
      </w:tr>
      <w:tr w14:paraId="5C6DF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43B5F612">
            <w:pPr>
              <w:spacing w:line="360" w:lineRule="auto"/>
              <w:jc w:val="center"/>
              <w:rPr>
                <w:rFonts w:hint="eastAsia" w:ascii="宋体" w:hAnsi="宋体" w:eastAsia="宋体"/>
                <w:szCs w:val="21"/>
              </w:rPr>
            </w:pPr>
            <w:r>
              <w:rPr>
                <w:rFonts w:hint="eastAsia" w:ascii="宋体" w:hAnsi="宋体" w:eastAsia="宋体"/>
                <w:szCs w:val="21"/>
              </w:rPr>
              <w:t>评论ID</w:t>
            </w:r>
          </w:p>
        </w:tc>
        <w:tc>
          <w:tcPr>
            <w:tcW w:w="2277" w:type="dxa"/>
            <w:tcBorders>
              <w:top w:val="single" w:color="auto" w:sz="4" w:space="0"/>
              <w:left w:val="single" w:color="auto" w:sz="4" w:space="0"/>
              <w:bottom w:val="single" w:color="auto" w:sz="4" w:space="0"/>
              <w:right w:val="single" w:color="auto" w:sz="4" w:space="0"/>
            </w:tcBorders>
          </w:tcPr>
          <w:p w14:paraId="36ADDBD8">
            <w:pPr>
              <w:spacing w:line="360" w:lineRule="auto"/>
              <w:jc w:val="center"/>
              <w:rPr>
                <w:rFonts w:hint="eastAsia" w:ascii="宋体" w:hAnsi="宋体" w:eastAsia="宋体"/>
                <w:szCs w:val="21"/>
              </w:rPr>
            </w:pPr>
            <w:r>
              <w:rPr>
                <w:rFonts w:hint="eastAsia" w:ascii="宋体" w:hAnsi="宋体" w:eastAsia="宋体"/>
                <w:szCs w:val="21"/>
              </w:rPr>
              <w:t>CommentID</w:t>
            </w:r>
          </w:p>
        </w:tc>
        <w:tc>
          <w:tcPr>
            <w:tcW w:w="2335" w:type="dxa"/>
            <w:tcBorders>
              <w:top w:val="single" w:color="auto" w:sz="4" w:space="0"/>
              <w:left w:val="single" w:color="auto" w:sz="4" w:space="0"/>
              <w:bottom w:val="single" w:color="auto" w:sz="4" w:space="0"/>
              <w:right w:val="single" w:color="auto" w:sz="4" w:space="0"/>
            </w:tcBorders>
          </w:tcPr>
          <w:p w14:paraId="46D7B600">
            <w:pPr>
              <w:spacing w:line="360" w:lineRule="auto"/>
              <w:jc w:val="center"/>
              <w:rPr>
                <w:rFonts w:hint="eastAsia" w:ascii="宋体" w:hAnsi="宋体" w:eastAsia="宋体"/>
                <w:szCs w:val="21"/>
              </w:rPr>
            </w:pPr>
            <w:r>
              <w:rPr>
                <w:rFonts w:hint="eastAsia" w:ascii="宋体" w:hAnsi="宋体" w:eastAsia="宋体"/>
                <w:szCs w:val="21"/>
              </w:rPr>
              <w:t>varchar</w:t>
            </w:r>
          </w:p>
        </w:tc>
      </w:tr>
      <w:tr w14:paraId="1BE9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00CCD02A">
            <w:pPr>
              <w:spacing w:line="360" w:lineRule="auto"/>
              <w:jc w:val="center"/>
              <w:rPr>
                <w:rFonts w:hint="eastAsia" w:ascii="宋体" w:hAnsi="宋体" w:eastAsia="宋体"/>
                <w:szCs w:val="21"/>
              </w:rPr>
            </w:pPr>
            <w:r>
              <w:rPr>
                <w:rFonts w:hint="eastAsia" w:ascii="宋体" w:hAnsi="宋体" w:eastAsia="宋体"/>
                <w:szCs w:val="21"/>
              </w:rPr>
              <w:t>主题帖ID</w:t>
            </w:r>
          </w:p>
        </w:tc>
        <w:tc>
          <w:tcPr>
            <w:tcW w:w="2277" w:type="dxa"/>
            <w:tcBorders>
              <w:top w:val="single" w:color="auto" w:sz="4" w:space="0"/>
              <w:left w:val="single" w:color="auto" w:sz="4" w:space="0"/>
              <w:bottom w:val="single" w:color="auto" w:sz="4" w:space="0"/>
              <w:right w:val="single" w:color="auto" w:sz="4" w:space="0"/>
            </w:tcBorders>
          </w:tcPr>
          <w:p w14:paraId="4C5A794E">
            <w:pPr>
              <w:spacing w:line="360" w:lineRule="auto"/>
              <w:jc w:val="center"/>
              <w:rPr>
                <w:rFonts w:hint="eastAsia" w:ascii="宋体" w:hAnsi="宋体" w:eastAsia="宋体"/>
                <w:szCs w:val="21"/>
              </w:rPr>
            </w:pPr>
            <w:r>
              <w:rPr>
                <w:rFonts w:ascii="宋体" w:hAnsi="宋体" w:eastAsia="宋体"/>
                <w:szCs w:val="21"/>
              </w:rPr>
              <w:t>ThemePost</w:t>
            </w:r>
            <w:r>
              <w:rPr>
                <w:rFonts w:hint="eastAsia" w:ascii="宋体" w:hAnsi="宋体" w:eastAsia="宋体"/>
                <w:szCs w:val="21"/>
              </w:rPr>
              <w:t>ID</w:t>
            </w:r>
          </w:p>
        </w:tc>
        <w:tc>
          <w:tcPr>
            <w:tcW w:w="2335" w:type="dxa"/>
            <w:tcBorders>
              <w:top w:val="single" w:color="auto" w:sz="4" w:space="0"/>
              <w:left w:val="single" w:color="auto" w:sz="4" w:space="0"/>
              <w:bottom w:val="single" w:color="auto" w:sz="4" w:space="0"/>
              <w:right w:val="single" w:color="auto" w:sz="4" w:space="0"/>
            </w:tcBorders>
          </w:tcPr>
          <w:p w14:paraId="45EC78F5">
            <w:pPr>
              <w:spacing w:line="360" w:lineRule="auto"/>
              <w:jc w:val="center"/>
              <w:rPr>
                <w:rFonts w:hint="eastAsia" w:ascii="宋体" w:hAnsi="宋体" w:eastAsia="宋体"/>
                <w:szCs w:val="21"/>
              </w:rPr>
            </w:pPr>
            <w:r>
              <w:rPr>
                <w:rFonts w:ascii="宋体" w:hAnsi="宋体" w:eastAsia="宋体"/>
                <w:szCs w:val="21"/>
              </w:rPr>
              <w:t>varchar</w:t>
            </w:r>
          </w:p>
        </w:tc>
      </w:tr>
      <w:tr w14:paraId="2141C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832" w:type="dxa"/>
            <w:tcBorders>
              <w:top w:val="single" w:color="auto" w:sz="4" w:space="0"/>
              <w:left w:val="single" w:color="auto" w:sz="4" w:space="0"/>
              <w:bottom w:val="single" w:color="auto" w:sz="4" w:space="0"/>
              <w:right w:val="single" w:color="auto" w:sz="4" w:space="0"/>
            </w:tcBorders>
          </w:tcPr>
          <w:p w14:paraId="5ADF177E">
            <w:pPr>
              <w:spacing w:line="360" w:lineRule="auto"/>
              <w:jc w:val="center"/>
              <w:rPr>
                <w:rFonts w:hint="eastAsia" w:ascii="宋体" w:hAnsi="宋体" w:eastAsia="宋体"/>
                <w:szCs w:val="21"/>
              </w:rPr>
            </w:pPr>
            <w:r>
              <w:rPr>
                <w:rFonts w:hint="eastAsia" w:ascii="宋体" w:hAnsi="宋体" w:eastAsia="宋体"/>
                <w:szCs w:val="21"/>
              </w:rPr>
              <w:t>评论者ID</w:t>
            </w:r>
          </w:p>
        </w:tc>
        <w:tc>
          <w:tcPr>
            <w:tcW w:w="2277" w:type="dxa"/>
            <w:tcBorders>
              <w:top w:val="single" w:color="auto" w:sz="4" w:space="0"/>
              <w:left w:val="single" w:color="auto" w:sz="4" w:space="0"/>
              <w:bottom w:val="single" w:color="auto" w:sz="4" w:space="0"/>
              <w:right w:val="single" w:color="auto" w:sz="4" w:space="0"/>
            </w:tcBorders>
          </w:tcPr>
          <w:p w14:paraId="3B9527EC">
            <w:pPr>
              <w:spacing w:line="360" w:lineRule="auto"/>
              <w:jc w:val="center"/>
              <w:rPr>
                <w:rFonts w:hint="eastAsia" w:ascii="宋体" w:hAnsi="宋体" w:eastAsia="宋体"/>
                <w:szCs w:val="21"/>
              </w:rPr>
            </w:pPr>
            <w:r>
              <w:rPr>
                <w:rFonts w:hint="eastAsia" w:ascii="宋体" w:hAnsi="宋体" w:eastAsia="宋体"/>
                <w:szCs w:val="21"/>
                <w:lang w:eastAsia="zh"/>
              </w:rPr>
              <w:t>U</w:t>
            </w:r>
            <w:r>
              <w:rPr>
                <w:rFonts w:hint="eastAsia" w:ascii="宋体" w:hAnsi="宋体" w:eastAsia="宋体"/>
                <w:szCs w:val="21"/>
              </w:rPr>
              <w:t>ser</w:t>
            </w:r>
            <w:r>
              <w:rPr>
                <w:rFonts w:ascii="宋体" w:hAnsi="宋体" w:eastAsia="宋体"/>
                <w:szCs w:val="21"/>
              </w:rPr>
              <w:t>ID</w:t>
            </w:r>
          </w:p>
        </w:tc>
        <w:tc>
          <w:tcPr>
            <w:tcW w:w="2335" w:type="dxa"/>
            <w:tcBorders>
              <w:top w:val="single" w:color="auto" w:sz="4" w:space="0"/>
              <w:left w:val="single" w:color="auto" w:sz="4" w:space="0"/>
              <w:bottom w:val="single" w:color="auto" w:sz="4" w:space="0"/>
              <w:right w:val="single" w:color="auto" w:sz="4" w:space="0"/>
            </w:tcBorders>
          </w:tcPr>
          <w:p w14:paraId="642958D5">
            <w:pPr>
              <w:spacing w:line="360" w:lineRule="auto"/>
              <w:jc w:val="center"/>
              <w:rPr>
                <w:rFonts w:hint="eastAsia" w:ascii="宋体" w:hAnsi="宋体" w:eastAsia="宋体"/>
                <w:szCs w:val="21"/>
              </w:rPr>
            </w:pPr>
            <w:r>
              <w:rPr>
                <w:rFonts w:hint="eastAsia" w:ascii="宋体" w:hAnsi="宋体" w:eastAsia="宋体"/>
                <w:szCs w:val="21"/>
              </w:rPr>
              <w:t>v</w:t>
            </w:r>
            <w:r>
              <w:rPr>
                <w:rFonts w:ascii="宋体" w:hAnsi="宋体" w:eastAsia="宋体"/>
                <w:szCs w:val="21"/>
              </w:rPr>
              <w:t>archar</w:t>
            </w:r>
          </w:p>
        </w:tc>
      </w:tr>
      <w:tr w14:paraId="0B11F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7304B381">
            <w:pPr>
              <w:spacing w:line="360" w:lineRule="auto"/>
              <w:jc w:val="center"/>
              <w:rPr>
                <w:rFonts w:hint="eastAsia" w:ascii="宋体" w:hAnsi="宋体" w:eastAsia="宋体"/>
                <w:szCs w:val="21"/>
              </w:rPr>
            </w:pPr>
            <w:r>
              <w:rPr>
                <w:rFonts w:hint="eastAsia" w:ascii="宋体" w:hAnsi="宋体" w:eastAsia="宋体"/>
                <w:szCs w:val="21"/>
              </w:rPr>
              <w:t>评论内容</w:t>
            </w:r>
          </w:p>
        </w:tc>
        <w:tc>
          <w:tcPr>
            <w:tcW w:w="2277" w:type="dxa"/>
            <w:tcBorders>
              <w:top w:val="single" w:color="auto" w:sz="4" w:space="0"/>
              <w:left w:val="single" w:color="auto" w:sz="4" w:space="0"/>
              <w:bottom w:val="single" w:color="auto" w:sz="4" w:space="0"/>
              <w:right w:val="single" w:color="auto" w:sz="4" w:space="0"/>
            </w:tcBorders>
          </w:tcPr>
          <w:p w14:paraId="1667461D">
            <w:pPr>
              <w:spacing w:line="360" w:lineRule="auto"/>
              <w:jc w:val="center"/>
              <w:rPr>
                <w:rFonts w:hint="eastAsia" w:ascii="宋体" w:hAnsi="宋体" w:eastAsia="宋体"/>
                <w:szCs w:val="21"/>
              </w:rPr>
            </w:pPr>
            <w:r>
              <w:rPr>
                <w:rFonts w:hint="eastAsia" w:ascii="宋体" w:hAnsi="宋体" w:eastAsia="宋体"/>
                <w:szCs w:val="21"/>
              </w:rPr>
              <w:t>Content</w:t>
            </w:r>
          </w:p>
        </w:tc>
        <w:tc>
          <w:tcPr>
            <w:tcW w:w="2335" w:type="dxa"/>
            <w:tcBorders>
              <w:top w:val="single" w:color="auto" w:sz="4" w:space="0"/>
              <w:left w:val="single" w:color="auto" w:sz="4" w:space="0"/>
              <w:bottom w:val="single" w:color="auto" w:sz="4" w:space="0"/>
              <w:right w:val="single" w:color="auto" w:sz="4" w:space="0"/>
            </w:tcBorders>
          </w:tcPr>
          <w:p w14:paraId="12F98FE5">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699A6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1832" w:type="dxa"/>
            <w:tcBorders>
              <w:top w:val="single" w:color="auto" w:sz="4" w:space="0"/>
              <w:left w:val="single" w:color="auto" w:sz="4" w:space="0"/>
              <w:bottom w:val="single" w:color="auto" w:sz="4" w:space="0"/>
              <w:right w:val="single" w:color="auto" w:sz="4" w:space="0"/>
            </w:tcBorders>
          </w:tcPr>
          <w:p w14:paraId="4A57584D">
            <w:pPr>
              <w:spacing w:line="360" w:lineRule="auto"/>
              <w:jc w:val="center"/>
              <w:rPr>
                <w:rFonts w:hint="eastAsia" w:ascii="宋体" w:hAnsi="宋体" w:eastAsia="宋体"/>
                <w:szCs w:val="21"/>
              </w:rPr>
            </w:pPr>
            <w:r>
              <w:rPr>
                <w:rFonts w:hint="eastAsia" w:ascii="宋体" w:hAnsi="宋体" w:eastAsia="宋体"/>
                <w:szCs w:val="21"/>
              </w:rPr>
              <w:t>评论时间</w:t>
            </w:r>
          </w:p>
        </w:tc>
        <w:tc>
          <w:tcPr>
            <w:tcW w:w="2277" w:type="dxa"/>
            <w:tcBorders>
              <w:top w:val="single" w:color="auto" w:sz="4" w:space="0"/>
              <w:left w:val="single" w:color="auto" w:sz="4" w:space="0"/>
              <w:bottom w:val="single" w:color="auto" w:sz="4" w:space="0"/>
              <w:right w:val="single" w:color="auto" w:sz="4" w:space="0"/>
            </w:tcBorders>
          </w:tcPr>
          <w:p w14:paraId="13E370DF">
            <w:pPr>
              <w:spacing w:line="360" w:lineRule="auto"/>
              <w:jc w:val="center"/>
              <w:rPr>
                <w:rFonts w:hint="eastAsia" w:ascii="宋体" w:hAnsi="宋体" w:eastAsia="宋体"/>
                <w:szCs w:val="21"/>
              </w:rPr>
            </w:pPr>
            <w:r>
              <w:rPr>
                <w:rFonts w:ascii="宋体" w:hAnsi="宋体" w:eastAsia="宋体"/>
                <w:szCs w:val="21"/>
              </w:rPr>
              <w:t>Publish</w:t>
            </w:r>
            <w:r>
              <w:rPr>
                <w:rFonts w:hint="eastAsia" w:ascii="宋体" w:hAnsi="宋体" w:eastAsia="宋体"/>
                <w:szCs w:val="21"/>
              </w:rPr>
              <w:t>Time</w:t>
            </w:r>
          </w:p>
        </w:tc>
        <w:tc>
          <w:tcPr>
            <w:tcW w:w="2335" w:type="dxa"/>
            <w:tcBorders>
              <w:top w:val="single" w:color="auto" w:sz="4" w:space="0"/>
              <w:left w:val="single" w:color="auto" w:sz="4" w:space="0"/>
              <w:bottom w:val="single" w:color="auto" w:sz="4" w:space="0"/>
              <w:right w:val="single" w:color="auto" w:sz="4" w:space="0"/>
            </w:tcBorders>
          </w:tcPr>
          <w:p w14:paraId="176DC7E6">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r w14:paraId="0846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52" w:author="神镐人 项目灭迹人 若叶睦 [2]" w:date="2025-11-04T14:47:56Z"/>
        </w:trPr>
        <w:tc>
          <w:tcPr>
            <w:tcW w:w="1832" w:type="dxa"/>
            <w:tcBorders>
              <w:top w:val="single" w:color="auto" w:sz="4" w:space="0"/>
              <w:left w:val="single" w:color="auto" w:sz="4" w:space="0"/>
              <w:bottom w:val="single" w:color="auto" w:sz="4" w:space="0"/>
              <w:right w:val="single" w:color="auto" w:sz="4" w:space="0"/>
            </w:tcBorders>
          </w:tcPr>
          <w:p w14:paraId="391CEA3C">
            <w:pPr>
              <w:spacing w:line="360" w:lineRule="auto"/>
              <w:jc w:val="center"/>
              <w:rPr>
                <w:ins w:id="53" w:author="神镐人 项目灭迹人 若叶睦 [2]" w:date="2025-11-04T14:47:56Z"/>
                <w:rFonts w:hint="eastAsia" w:ascii="宋体" w:hAnsi="宋体" w:eastAsia="宋体"/>
                <w:szCs w:val="21"/>
                <w:woUserID w:val="1"/>
              </w:rPr>
            </w:pPr>
            <w:ins w:id="54" w:author="神镐人 项目灭迹人 若叶睦 [2]" w:date="2025-11-04T14:47:56Z">
              <w:r>
                <w:rPr>
                  <w:rFonts w:hint="eastAsia" w:ascii="宋体" w:hAnsi="宋体" w:eastAsia="宋体"/>
                  <w:szCs w:val="21"/>
                  <w:woUserID w:val="1"/>
                </w:rPr>
                <w:t>审核状态</w:t>
              </w:r>
            </w:ins>
          </w:p>
        </w:tc>
        <w:tc>
          <w:tcPr>
            <w:tcW w:w="2277" w:type="dxa"/>
            <w:tcBorders>
              <w:top w:val="single" w:color="auto" w:sz="4" w:space="0"/>
              <w:left w:val="single" w:color="auto" w:sz="4" w:space="0"/>
              <w:bottom w:val="single" w:color="auto" w:sz="4" w:space="0"/>
              <w:right w:val="single" w:color="auto" w:sz="4" w:space="0"/>
            </w:tcBorders>
          </w:tcPr>
          <w:p w14:paraId="47DCEE0A">
            <w:pPr>
              <w:spacing w:line="360" w:lineRule="auto"/>
              <w:jc w:val="center"/>
              <w:rPr>
                <w:ins w:id="55" w:author="神镐人 项目灭迹人 若叶睦 [2]" w:date="2025-11-04T14:47:56Z"/>
                <w:rFonts w:hint="eastAsia" w:ascii="宋体" w:hAnsi="宋体" w:eastAsia="宋体"/>
                <w:szCs w:val="21"/>
                <w:woUserID w:val="1"/>
              </w:rPr>
            </w:pPr>
            <w:ins w:id="56" w:author="神镐人 项目灭迹人 若叶睦 [2]" w:date="2025-11-04T14:47:56Z">
              <w:r>
                <w:rPr>
                  <w:rFonts w:ascii="宋体" w:hAnsi="宋体" w:eastAsia="宋体"/>
                  <w:szCs w:val="21"/>
                  <w:woUserID w:val="1"/>
                </w:rPr>
                <w:t>AuditState</w:t>
              </w:r>
            </w:ins>
          </w:p>
        </w:tc>
        <w:tc>
          <w:tcPr>
            <w:tcW w:w="2335" w:type="dxa"/>
            <w:tcBorders>
              <w:top w:val="single" w:color="auto" w:sz="4" w:space="0"/>
              <w:left w:val="single" w:color="auto" w:sz="4" w:space="0"/>
              <w:bottom w:val="single" w:color="auto" w:sz="4" w:space="0"/>
              <w:right w:val="single" w:color="auto" w:sz="4" w:space="0"/>
            </w:tcBorders>
          </w:tcPr>
          <w:p w14:paraId="6511CAFA">
            <w:pPr>
              <w:spacing w:line="360" w:lineRule="auto"/>
              <w:jc w:val="center"/>
              <w:rPr>
                <w:ins w:id="57" w:author="神镐人 项目灭迹人 若叶睦 [2]" w:date="2025-11-04T14:47:56Z"/>
                <w:rFonts w:hint="eastAsia" w:ascii="宋体" w:hAnsi="宋体" w:eastAsia="宋体"/>
                <w:szCs w:val="21"/>
                <w:highlight w:val="yellow"/>
                <w:woUserID w:val="1"/>
              </w:rPr>
            </w:pPr>
            <w:ins w:id="58" w:author="神镐人 项目灭迹人 若叶睦 [2]" w:date="2025-11-04T14:47:56Z">
              <w:r>
                <w:rPr>
                  <w:rFonts w:hint="eastAsia" w:ascii="宋体" w:hAnsi="宋体" w:eastAsia="宋体"/>
                  <w:szCs w:val="21"/>
                  <w:highlight w:val="yellow"/>
                  <w:woUserID w:val="1"/>
                </w:rPr>
                <w:t>varchar(未审核，审核通过，审核未通过)</w:t>
              </w:r>
            </w:ins>
          </w:p>
        </w:tc>
      </w:tr>
    </w:tbl>
    <w:p w14:paraId="09DEC3EE">
      <w:pPr>
        <w:spacing w:line="360" w:lineRule="auto"/>
        <w:jc w:val="center"/>
        <w:rPr>
          <w:rFonts w:hint="eastAsia" w:ascii="宋体" w:hAnsi="宋体" w:eastAsia="宋体"/>
          <w:szCs w:val="21"/>
        </w:rPr>
      </w:pPr>
    </w:p>
    <w:p w14:paraId="7F6F5A32">
      <w:pPr>
        <w:spacing w:line="360" w:lineRule="auto"/>
        <w:jc w:val="left"/>
        <w:rPr>
          <w:rFonts w:hint="eastAsia" w:ascii="宋体" w:hAnsi="宋体" w:eastAsia="宋体"/>
          <w:b/>
          <w:bCs/>
          <w:szCs w:val="21"/>
        </w:rPr>
      </w:pPr>
      <w:r>
        <w:rPr>
          <w:rFonts w:hint="eastAsia" w:ascii="宋体" w:hAnsi="宋体" w:eastAsia="宋体"/>
          <w:b/>
          <w:bCs/>
          <w:szCs w:val="21"/>
        </w:rPr>
        <w:t>类名：C</w:t>
      </w:r>
      <w:r>
        <w:rPr>
          <w:rFonts w:ascii="宋体" w:hAnsi="宋体" w:eastAsia="宋体"/>
          <w:b/>
          <w:bCs/>
          <w:szCs w:val="21"/>
        </w:rPr>
        <w:t>ollect</w:t>
      </w:r>
      <w:r>
        <w:rPr>
          <w:rFonts w:hint="eastAsia" w:ascii="宋体" w:hAnsi="宋体" w:eastAsia="宋体"/>
          <w:b/>
          <w:bCs/>
          <w:szCs w:val="21"/>
        </w:rPr>
        <w:t>(收藏</w:t>
      </w:r>
      <w:r>
        <w:rPr>
          <w:rFonts w:ascii="宋体" w:hAnsi="宋体" w:eastAsia="宋体"/>
          <w:b/>
          <w:bCs/>
          <w:szCs w:val="21"/>
        </w:rPr>
        <w:t>类</w:t>
      </w:r>
      <w:r>
        <w:rPr>
          <w:rFonts w:hint="eastAsia" w:ascii="宋体" w:hAnsi="宋体" w:eastAsia="宋体"/>
          <w:b/>
          <w:bCs/>
          <w:szCs w:val="21"/>
        </w:rPr>
        <w:t>)</w:t>
      </w:r>
    </w:p>
    <w:p w14:paraId="6DE42546">
      <w:pPr>
        <w:spacing w:line="360" w:lineRule="auto"/>
        <w:jc w:val="left"/>
        <w:rPr>
          <w:rFonts w:hint="eastAsia" w:ascii="宋体" w:hAnsi="宋体" w:eastAsia="宋体"/>
          <w:b/>
          <w:bCs/>
          <w:szCs w:val="21"/>
        </w:rPr>
      </w:pPr>
      <w:r>
        <w:rPr>
          <w:rFonts w:hint="eastAsia" w:ascii="宋体" w:hAnsi="宋体" w:eastAsia="宋体"/>
          <w:b/>
          <w:bCs/>
          <w:szCs w:val="21"/>
        </w:rPr>
        <w:t>属性表如表3</w:t>
      </w:r>
      <w:r>
        <w:rPr>
          <w:rFonts w:ascii="宋体" w:hAnsi="宋体" w:eastAsia="宋体"/>
          <w:b/>
          <w:bCs/>
          <w:szCs w:val="21"/>
        </w:rPr>
        <w:t>.1.8</w:t>
      </w:r>
      <w:r>
        <w:rPr>
          <w:rFonts w:hint="eastAsia" w:ascii="宋体" w:hAnsi="宋体" w:eastAsia="宋体"/>
          <w:b/>
          <w:bCs/>
          <w:szCs w:val="21"/>
        </w:rPr>
        <w:t>所示：</w:t>
      </w:r>
    </w:p>
    <w:p w14:paraId="6476EB09">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 xml:space="preserve">.1.8 </w:t>
      </w:r>
      <w:r>
        <w:rPr>
          <w:rFonts w:hint="eastAsia" w:ascii="宋体" w:hAnsi="宋体" w:eastAsia="宋体"/>
          <w:szCs w:val="21"/>
        </w:rPr>
        <w:t>C</w:t>
      </w:r>
      <w:r>
        <w:rPr>
          <w:rFonts w:ascii="宋体" w:hAnsi="宋体" w:eastAsia="宋体"/>
          <w:szCs w:val="21"/>
        </w:rPr>
        <w:t>ollect</w:t>
      </w:r>
      <w:r>
        <w:rPr>
          <w:rFonts w:hint="eastAsia" w:ascii="宋体" w:hAnsi="宋体" w:eastAsia="宋体"/>
          <w:szCs w:val="21"/>
        </w:rPr>
        <w:t>类属性表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277"/>
        <w:gridCol w:w="2335"/>
      </w:tblGrid>
      <w:tr w14:paraId="19D43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12394CE">
            <w:pPr>
              <w:spacing w:line="360" w:lineRule="auto"/>
              <w:jc w:val="center"/>
              <w:rPr>
                <w:rFonts w:hint="eastAsia" w:ascii="宋体" w:hAnsi="宋体" w:eastAsia="宋体"/>
                <w:szCs w:val="21"/>
              </w:rPr>
            </w:pPr>
            <w:r>
              <w:rPr>
                <w:rFonts w:hint="eastAsia" w:ascii="宋体" w:hAnsi="宋体" w:eastAsia="宋体"/>
                <w:szCs w:val="21"/>
              </w:rPr>
              <w:t>中文名</w:t>
            </w:r>
          </w:p>
        </w:tc>
        <w:tc>
          <w:tcPr>
            <w:tcW w:w="2277" w:type="dxa"/>
            <w:tcBorders>
              <w:top w:val="single" w:color="auto" w:sz="4" w:space="0"/>
              <w:left w:val="single" w:color="auto" w:sz="4" w:space="0"/>
              <w:bottom w:val="single" w:color="auto" w:sz="4" w:space="0"/>
              <w:right w:val="single" w:color="auto" w:sz="4" w:space="0"/>
            </w:tcBorders>
          </w:tcPr>
          <w:p w14:paraId="0D108931">
            <w:pPr>
              <w:spacing w:line="360" w:lineRule="auto"/>
              <w:jc w:val="center"/>
              <w:rPr>
                <w:rFonts w:hint="eastAsia" w:ascii="宋体" w:hAnsi="宋体" w:eastAsia="宋体"/>
                <w:szCs w:val="21"/>
              </w:rPr>
            </w:pPr>
            <w:r>
              <w:rPr>
                <w:rFonts w:hint="eastAsia" w:ascii="宋体" w:hAnsi="宋体" w:eastAsia="宋体"/>
                <w:szCs w:val="21"/>
              </w:rPr>
              <w:t>英文名</w:t>
            </w:r>
          </w:p>
        </w:tc>
        <w:tc>
          <w:tcPr>
            <w:tcW w:w="2335" w:type="dxa"/>
            <w:tcBorders>
              <w:top w:val="single" w:color="auto" w:sz="4" w:space="0"/>
              <w:left w:val="single" w:color="auto" w:sz="4" w:space="0"/>
              <w:bottom w:val="single" w:color="auto" w:sz="4" w:space="0"/>
              <w:right w:val="single" w:color="auto" w:sz="4" w:space="0"/>
            </w:tcBorders>
          </w:tcPr>
          <w:p w14:paraId="4E6BD4EC">
            <w:pPr>
              <w:spacing w:line="360" w:lineRule="auto"/>
              <w:jc w:val="center"/>
              <w:rPr>
                <w:rFonts w:hint="eastAsia" w:ascii="宋体" w:hAnsi="宋体" w:eastAsia="宋体"/>
                <w:szCs w:val="21"/>
              </w:rPr>
            </w:pPr>
            <w:r>
              <w:rPr>
                <w:rFonts w:hint="eastAsia" w:ascii="宋体" w:hAnsi="宋体" w:eastAsia="宋体"/>
                <w:szCs w:val="21"/>
              </w:rPr>
              <w:t>数据类型</w:t>
            </w:r>
          </w:p>
        </w:tc>
      </w:tr>
      <w:tr w14:paraId="442BD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7E4624D6">
            <w:pPr>
              <w:spacing w:line="360" w:lineRule="auto"/>
              <w:jc w:val="center"/>
              <w:rPr>
                <w:rFonts w:hint="eastAsia" w:ascii="宋体" w:hAnsi="宋体" w:eastAsia="宋体"/>
                <w:szCs w:val="21"/>
              </w:rPr>
            </w:pPr>
            <w:r>
              <w:rPr>
                <w:rFonts w:hint="eastAsia" w:ascii="宋体" w:hAnsi="宋体" w:eastAsia="宋体"/>
                <w:szCs w:val="21"/>
                <w:lang w:eastAsia="zh"/>
              </w:rPr>
              <w:t>用户</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6400318E">
            <w:pPr>
              <w:spacing w:line="360" w:lineRule="auto"/>
              <w:jc w:val="center"/>
              <w:rPr>
                <w:rFonts w:hint="eastAsia" w:ascii="宋体" w:hAnsi="宋体" w:eastAsia="宋体"/>
                <w:szCs w:val="21"/>
              </w:rPr>
            </w:pPr>
            <w:r>
              <w:rPr>
                <w:rFonts w:hint="eastAsia" w:ascii="宋体" w:hAnsi="宋体" w:eastAsia="宋体"/>
                <w:szCs w:val="21"/>
                <w:lang w:eastAsia="zh"/>
              </w:rPr>
              <w:t>User</w:t>
            </w:r>
            <w:r>
              <w:rPr>
                <w:rFonts w:ascii="宋体" w:hAnsi="宋体" w:eastAsia="宋体"/>
                <w:szCs w:val="21"/>
              </w:rPr>
              <w:t>ID</w:t>
            </w:r>
          </w:p>
        </w:tc>
        <w:tc>
          <w:tcPr>
            <w:tcW w:w="2335" w:type="dxa"/>
            <w:tcBorders>
              <w:top w:val="single" w:color="auto" w:sz="4" w:space="0"/>
              <w:left w:val="single" w:color="auto" w:sz="4" w:space="0"/>
              <w:bottom w:val="single" w:color="auto" w:sz="4" w:space="0"/>
              <w:right w:val="single" w:color="auto" w:sz="4" w:space="0"/>
            </w:tcBorders>
          </w:tcPr>
          <w:p w14:paraId="767A12B0">
            <w:pPr>
              <w:spacing w:line="360" w:lineRule="auto"/>
              <w:jc w:val="center"/>
              <w:rPr>
                <w:rFonts w:hint="eastAsia" w:ascii="宋体" w:hAnsi="宋体" w:eastAsia="宋体"/>
                <w:szCs w:val="21"/>
              </w:rPr>
            </w:pPr>
            <w:r>
              <w:rPr>
                <w:rFonts w:hint="eastAsia" w:ascii="宋体" w:hAnsi="宋体" w:eastAsia="宋体"/>
                <w:szCs w:val="21"/>
              </w:rPr>
              <w:t>varchar</w:t>
            </w:r>
          </w:p>
        </w:tc>
      </w:tr>
      <w:tr w14:paraId="3A5A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620A6CAF">
            <w:pPr>
              <w:spacing w:line="360" w:lineRule="auto"/>
              <w:jc w:val="center"/>
              <w:rPr>
                <w:rFonts w:hint="eastAsia" w:ascii="宋体" w:hAnsi="宋体" w:eastAsia="宋体"/>
                <w:szCs w:val="21"/>
              </w:rPr>
            </w:pPr>
            <w:r>
              <w:rPr>
                <w:rFonts w:hint="eastAsia" w:ascii="宋体" w:hAnsi="宋体" w:eastAsia="宋体"/>
                <w:szCs w:val="21"/>
                <w:lang w:eastAsia="zh"/>
              </w:rPr>
              <w:t>主题帖</w:t>
            </w:r>
            <w:r>
              <w:rPr>
                <w:rFonts w:hint="eastAsia" w:ascii="宋体" w:hAnsi="宋体" w:eastAsia="宋体"/>
                <w:szCs w:val="21"/>
              </w:rPr>
              <w:t>ID</w:t>
            </w:r>
          </w:p>
        </w:tc>
        <w:tc>
          <w:tcPr>
            <w:tcW w:w="2277" w:type="dxa"/>
            <w:tcBorders>
              <w:top w:val="single" w:color="auto" w:sz="4" w:space="0"/>
              <w:left w:val="single" w:color="auto" w:sz="4" w:space="0"/>
              <w:bottom w:val="single" w:color="auto" w:sz="4" w:space="0"/>
              <w:right w:val="single" w:color="auto" w:sz="4" w:space="0"/>
            </w:tcBorders>
          </w:tcPr>
          <w:p w14:paraId="44F86D9C">
            <w:pPr>
              <w:spacing w:line="360" w:lineRule="auto"/>
              <w:jc w:val="center"/>
              <w:rPr>
                <w:rFonts w:hint="eastAsia" w:ascii="宋体" w:hAnsi="宋体" w:eastAsia="宋体"/>
                <w:szCs w:val="21"/>
              </w:rPr>
            </w:pPr>
            <w:r>
              <w:rPr>
                <w:rFonts w:hint="eastAsia" w:ascii="宋体" w:hAnsi="宋体" w:eastAsia="宋体"/>
                <w:szCs w:val="21"/>
                <w:lang w:eastAsia="zh"/>
              </w:rPr>
              <w:t>ThemePost</w:t>
            </w:r>
            <w:r>
              <w:rPr>
                <w:rFonts w:ascii="宋体" w:hAnsi="宋体" w:eastAsia="宋体"/>
                <w:szCs w:val="21"/>
              </w:rPr>
              <w:t>ID</w:t>
            </w:r>
          </w:p>
        </w:tc>
        <w:tc>
          <w:tcPr>
            <w:tcW w:w="2335" w:type="dxa"/>
            <w:tcBorders>
              <w:top w:val="single" w:color="auto" w:sz="4" w:space="0"/>
              <w:left w:val="single" w:color="auto" w:sz="4" w:space="0"/>
              <w:bottom w:val="single" w:color="auto" w:sz="4" w:space="0"/>
              <w:right w:val="single" w:color="auto" w:sz="4" w:space="0"/>
            </w:tcBorders>
          </w:tcPr>
          <w:p w14:paraId="0991D311">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2FBF4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ins w:id="59" w:author="毛毛妈" w:date="2025-11-04T12:30:00Z"/>
          <w:del w:id="60" w:author="神镐人 项目灭迹人 若叶睦 [2]" w:date="2025-11-05T10:53:39Z"/>
        </w:trPr>
        <w:tc>
          <w:tcPr>
            <w:tcW w:w="1832" w:type="dxa"/>
            <w:tcBorders>
              <w:top w:val="single" w:color="auto" w:sz="4" w:space="0"/>
              <w:left w:val="single" w:color="auto" w:sz="4" w:space="0"/>
              <w:bottom w:val="single" w:color="auto" w:sz="4" w:space="0"/>
              <w:right w:val="single" w:color="auto" w:sz="4" w:space="0"/>
            </w:tcBorders>
          </w:tcPr>
          <w:p w14:paraId="639C54FA">
            <w:pPr>
              <w:spacing w:line="360" w:lineRule="auto"/>
              <w:jc w:val="center"/>
              <w:rPr>
                <w:ins w:id="61" w:author="毛毛妈" w:date="2025-11-04T12:30:00Z"/>
                <w:del w:id="62" w:author="神镐人 项目灭迹人 若叶睦 [2]" w:date="2025-11-05T10:53:39Z"/>
                <w:rFonts w:hint="eastAsia" w:ascii="宋体" w:hAnsi="宋体" w:eastAsia="宋体"/>
                <w:szCs w:val="21"/>
                <w:lang w:eastAsia="zh"/>
                <w:woUserID w:val="1"/>
              </w:rPr>
            </w:pPr>
            <w:ins w:id="63" w:author="毛毛妈" w:date="2025-11-04T12:30:00Z">
              <w:del w:id="64" w:author="神镐人 项目灭迹人 若叶睦 [2]" w:date="2025-11-05T10:53:39Z">
                <w:r>
                  <w:rPr>
                    <w:rFonts w:hint="eastAsia" w:ascii="宋体" w:hAnsi="宋体" w:eastAsia="宋体"/>
                    <w:szCs w:val="21"/>
                    <w:lang w:eastAsia="zh"/>
                    <w:woUserID w:val="1"/>
                  </w:rPr>
                  <w:delText>主题帖链接</w:delText>
                </w:r>
              </w:del>
            </w:ins>
          </w:p>
        </w:tc>
        <w:tc>
          <w:tcPr>
            <w:tcW w:w="2277" w:type="dxa"/>
            <w:tcBorders>
              <w:top w:val="single" w:color="auto" w:sz="4" w:space="0"/>
              <w:left w:val="single" w:color="auto" w:sz="4" w:space="0"/>
              <w:bottom w:val="single" w:color="auto" w:sz="4" w:space="0"/>
              <w:right w:val="single" w:color="auto" w:sz="4" w:space="0"/>
            </w:tcBorders>
          </w:tcPr>
          <w:p w14:paraId="7F74EF1B">
            <w:pPr>
              <w:spacing w:line="360" w:lineRule="auto"/>
              <w:jc w:val="center"/>
              <w:rPr>
                <w:ins w:id="65" w:author="毛毛妈" w:date="2025-11-04T12:30:00Z"/>
                <w:del w:id="66" w:author="神镐人 项目灭迹人 若叶睦 [2]" w:date="2025-11-05T10:53:39Z"/>
                <w:rFonts w:hint="eastAsia" w:ascii="宋体" w:hAnsi="宋体" w:eastAsia="宋体"/>
                <w:szCs w:val="21"/>
                <w:lang w:eastAsia="zh"/>
                <w:woUserID w:val="1"/>
              </w:rPr>
            </w:pPr>
            <w:ins w:id="67" w:author="毛毛妈" w:date="2025-11-04T12:30:00Z">
              <w:del w:id="68" w:author="神镐人 项目灭迹人 若叶睦 [2]" w:date="2025-11-05T10:53:39Z">
                <w:r>
                  <w:rPr>
                    <w:rFonts w:hint="eastAsia" w:ascii="宋体" w:hAnsi="宋体" w:eastAsia="宋体"/>
                    <w:szCs w:val="21"/>
                    <w:lang w:eastAsia="zh"/>
                    <w:woUserID w:val="1"/>
                  </w:rPr>
                  <w:delText>ThemePost</w:delText>
                </w:r>
              </w:del>
            </w:ins>
            <w:ins w:id="69" w:author="毛毛妈" w:date="2025-11-04T12:30:00Z">
              <w:del w:id="70" w:author="神镐人 项目灭迹人 若叶睦 [2]" w:date="2025-11-05T10:53:39Z">
                <w:r>
                  <w:rPr>
                    <w:rFonts w:hint="eastAsia" w:ascii="宋体" w:hAnsi="宋体" w:eastAsia="宋体"/>
                    <w:szCs w:val="21"/>
                    <w:woUserID w:val="1"/>
                  </w:rPr>
                  <w:delText>Link</w:delText>
                </w:r>
              </w:del>
            </w:ins>
          </w:p>
        </w:tc>
        <w:tc>
          <w:tcPr>
            <w:tcW w:w="2335" w:type="dxa"/>
            <w:tcBorders>
              <w:top w:val="single" w:color="auto" w:sz="4" w:space="0"/>
              <w:left w:val="single" w:color="auto" w:sz="4" w:space="0"/>
              <w:bottom w:val="single" w:color="auto" w:sz="4" w:space="0"/>
              <w:right w:val="single" w:color="auto" w:sz="4" w:space="0"/>
            </w:tcBorders>
          </w:tcPr>
          <w:p w14:paraId="4405DB6A">
            <w:pPr>
              <w:spacing w:line="360" w:lineRule="auto"/>
              <w:jc w:val="center"/>
              <w:rPr>
                <w:ins w:id="71" w:author="毛毛妈" w:date="2025-11-04T12:30:00Z"/>
                <w:del w:id="72" w:author="神镐人 项目灭迹人 若叶睦 [2]" w:date="2025-11-05T10:53:39Z"/>
                <w:rFonts w:hint="eastAsia" w:ascii="宋体" w:hAnsi="宋体" w:eastAsia="宋体"/>
                <w:szCs w:val="21"/>
                <w:lang w:eastAsia="zh"/>
                <w:woUserID w:val="1"/>
              </w:rPr>
            </w:pPr>
          </w:p>
        </w:tc>
      </w:tr>
      <w:tr w14:paraId="1AFB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832" w:type="dxa"/>
            <w:tcBorders>
              <w:top w:val="single" w:color="auto" w:sz="4" w:space="0"/>
              <w:left w:val="single" w:color="auto" w:sz="4" w:space="0"/>
              <w:bottom w:val="single" w:color="auto" w:sz="4" w:space="0"/>
              <w:right w:val="single" w:color="auto" w:sz="4" w:space="0"/>
            </w:tcBorders>
          </w:tcPr>
          <w:p w14:paraId="22C90FE6">
            <w:pPr>
              <w:spacing w:line="360" w:lineRule="auto"/>
              <w:jc w:val="center"/>
              <w:rPr>
                <w:rFonts w:hint="eastAsia" w:ascii="宋体" w:hAnsi="宋体" w:eastAsia="宋体"/>
                <w:szCs w:val="21"/>
              </w:rPr>
            </w:pPr>
            <w:r>
              <w:rPr>
                <w:rFonts w:hint="eastAsia" w:ascii="宋体" w:hAnsi="宋体" w:eastAsia="宋体"/>
                <w:szCs w:val="21"/>
              </w:rPr>
              <w:t>收藏时间</w:t>
            </w:r>
          </w:p>
        </w:tc>
        <w:tc>
          <w:tcPr>
            <w:tcW w:w="2277" w:type="dxa"/>
            <w:tcBorders>
              <w:top w:val="single" w:color="auto" w:sz="4" w:space="0"/>
              <w:left w:val="single" w:color="auto" w:sz="4" w:space="0"/>
              <w:bottom w:val="single" w:color="auto" w:sz="4" w:space="0"/>
              <w:right w:val="single" w:color="auto" w:sz="4" w:space="0"/>
            </w:tcBorders>
          </w:tcPr>
          <w:p w14:paraId="1673ACF2">
            <w:pPr>
              <w:spacing w:line="360" w:lineRule="auto"/>
              <w:jc w:val="center"/>
              <w:rPr>
                <w:rFonts w:hint="eastAsia" w:ascii="宋体" w:hAnsi="宋体" w:eastAsia="宋体"/>
                <w:szCs w:val="21"/>
              </w:rPr>
            </w:pPr>
            <w:r>
              <w:rPr>
                <w:rFonts w:hint="eastAsia" w:ascii="宋体" w:hAnsi="宋体" w:eastAsia="宋体"/>
                <w:szCs w:val="21"/>
              </w:rPr>
              <w:t>CollectTime</w:t>
            </w:r>
          </w:p>
        </w:tc>
        <w:tc>
          <w:tcPr>
            <w:tcW w:w="2335" w:type="dxa"/>
            <w:tcBorders>
              <w:top w:val="single" w:color="auto" w:sz="4" w:space="0"/>
              <w:left w:val="single" w:color="auto" w:sz="4" w:space="0"/>
              <w:bottom w:val="single" w:color="auto" w:sz="4" w:space="0"/>
              <w:right w:val="single" w:color="auto" w:sz="4" w:space="0"/>
            </w:tcBorders>
          </w:tcPr>
          <w:p w14:paraId="6EBE70D7">
            <w:pPr>
              <w:spacing w:line="360" w:lineRule="auto"/>
              <w:jc w:val="center"/>
              <w:rPr>
                <w:rFonts w:hint="eastAsia" w:ascii="宋体" w:hAnsi="宋体" w:eastAsia="宋体"/>
                <w:szCs w:val="21"/>
              </w:rPr>
            </w:pPr>
            <w:r>
              <w:rPr>
                <w:rFonts w:ascii="宋体" w:hAnsi="宋体" w:eastAsia="宋体"/>
                <w:szCs w:val="21"/>
              </w:rPr>
              <w:t>date</w:t>
            </w:r>
            <w:r>
              <w:rPr>
                <w:rFonts w:hint="eastAsia" w:ascii="宋体" w:hAnsi="宋体" w:eastAsia="宋体"/>
                <w:szCs w:val="21"/>
              </w:rPr>
              <w:t>time</w:t>
            </w:r>
          </w:p>
        </w:tc>
      </w:tr>
    </w:tbl>
    <w:p w14:paraId="4ACFEA1B">
      <w:pPr>
        <w:spacing w:line="360" w:lineRule="auto"/>
        <w:jc w:val="center"/>
        <w:rPr>
          <w:rFonts w:hint="eastAsia" w:ascii="宋体" w:hAnsi="宋体" w:eastAsia="宋体"/>
          <w:szCs w:val="21"/>
        </w:rPr>
      </w:pPr>
    </w:p>
    <w:p w14:paraId="2554F5A9">
      <w:pPr>
        <w:pStyle w:val="4"/>
        <w:rPr>
          <w:rFonts w:hint="eastAsia"/>
        </w:rPr>
      </w:pPr>
      <w:bookmarkStart w:id="13" w:name="_Toc149848665"/>
      <w:r>
        <w:rPr>
          <w:rFonts w:hint="eastAsia"/>
        </w:rPr>
        <w:t>3.2操作的识别</w:t>
      </w:r>
      <w:bookmarkEnd w:id="13"/>
    </w:p>
    <w:p w14:paraId="476124CB">
      <w:pPr>
        <w:spacing w:line="360" w:lineRule="auto"/>
        <w:jc w:val="left"/>
        <w:rPr>
          <w:rFonts w:hint="eastAsia" w:ascii="宋体" w:hAnsi="宋体" w:eastAsia="宋体"/>
          <w:b/>
          <w:bCs/>
          <w:szCs w:val="21"/>
        </w:rPr>
      </w:pPr>
      <w:r>
        <w:rPr>
          <w:rFonts w:hint="eastAsia" w:ascii="宋体" w:hAnsi="宋体" w:eastAsia="宋体"/>
          <w:b/>
          <w:bCs/>
          <w:szCs w:val="21"/>
        </w:rPr>
        <w:t>类名：User</w:t>
      </w:r>
      <w:r>
        <w:rPr>
          <w:rFonts w:ascii="宋体" w:hAnsi="宋体" w:eastAsia="宋体"/>
          <w:b/>
          <w:bCs/>
          <w:szCs w:val="21"/>
        </w:rPr>
        <w:t>（</w:t>
      </w:r>
      <w:r>
        <w:rPr>
          <w:rFonts w:hint="eastAsia" w:ascii="宋体" w:hAnsi="宋体" w:eastAsia="宋体"/>
          <w:b/>
          <w:bCs/>
          <w:szCs w:val="21"/>
        </w:rPr>
        <w:t>用户</w:t>
      </w:r>
      <w:r>
        <w:rPr>
          <w:rFonts w:ascii="宋体" w:hAnsi="宋体" w:eastAsia="宋体"/>
          <w:b/>
          <w:bCs/>
          <w:szCs w:val="21"/>
        </w:rPr>
        <w:t>类）</w:t>
      </w:r>
    </w:p>
    <w:p w14:paraId="74CD55C3">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.2.1所示：</w:t>
      </w:r>
    </w:p>
    <w:p w14:paraId="046007C3">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.2.1 </w:t>
      </w:r>
      <w:r>
        <w:rPr>
          <w:rFonts w:hint="eastAsia" w:ascii="宋体" w:hAnsi="宋体" w:eastAsia="宋体"/>
          <w:szCs w:val="21"/>
        </w:rPr>
        <w:t>User类</w:t>
      </w:r>
      <w:r>
        <w:rPr>
          <w:rFonts w:ascii="宋体" w:hAnsi="宋体" w:eastAsia="宋体"/>
          <w:szCs w:val="21"/>
        </w:rPr>
        <w:t>操作表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8"/>
        <w:gridCol w:w="2977"/>
        <w:gridCol w:w="1702"/>
      </w:tblGrid>
      <w:tr w14:paraId="5E28C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7316894C">
            <w:pPr>
              <w:spacing w:line="360" w:lineRule="auto"/>
              <w:jc w:val="center"/>
              <w:rPr>
                <w:rFonts w:hint="eastAsia" w:ascii="宋体" w:hAnsi="宋体" w:eastAsia="宋体"/>
                <w:szCs w:val="21"/>
              </w:rPr>
            </w:pPr>
            <w:r>
              <w:rPr>
                <w:rFonts w:ascii="宋体" w:hAnsi="宋体" w:eastAsia="宋体"/>
                <w:szCs w:val="21"/>
              </w:rPr>
              <w:t>中文名</w:t>
            </w:r>
          </w:p>
        </w:tc>
        <w:tc>
          <w:tcPr>
            <w:tcW w:w="2977" w:type="dxa"/>
            <w:tcBorders>
              <w:top w:val="single" w:color="auto" w:sz="4" w:space="0"/>
              <w:left w:val="single" w:color="auto" w:sz="4" w:space="0"/>
              <w:bottom w:val="single" w:color="auto" w:sz="4" w:space="0"/>
              <w:right w:val="single" w:color="auto" w:sz="4" w:space="0"/>
            </w:tcBorders>
          </w:tcPr>
          <w:p w14:paraId="429E110F">
            <w:pPr>
              <w:spacing w:line="360" w:lineRule="auto"/>
              <w:jc w:val="center"/>
              <w:rPr>
                <w:rFonts w:hint="eastAsia" w:ascii="宋体" w:hAnsi="宋体" w:eastAsia="宋体"/>
                <w:szCs w:val="21"/>
              </w:rPr>
            </w:pPr>
            <w:r>
              <w:rPr>
                <w:rFonts w:ascii="宋体" w:hAnsi="宋体" w:eastAsia="宋体"/>
                <w:szCs w:val="21"/>
              </w:rPr>
              <w:t>英文名</w:t>
            </w:r>
          </w:p>
        </w:tc>
        <w:tc>
          <w:tcPr>
            <w:tcW w:w="1702" w:type="dxa"/>
            <w:tcBorders>
              <w:top w:val="single" w:color="auto" w:sz="4" w:space="0"/>
              <w:left w:val="single" w:color="auto" w:sz="4" w:space="0"/>
              <w:bottom w:val="single" w:color="auto" w:sz="4" w:space="0"/>
              <w:right w:val="single" w:color="auto" w:sz="4" w:space="0"/>
            </w:tcBorders>
          </w:tcPr>
          <w:p w14:paraId="45014E61">
            <w:pPr>
              <w:spacing w:line="360" w:lineRule="auto"/>
              <w:jc w:val="center"/>
              <w:rPr>
                <w:rFonts w:hint="eastAsia" w:ascii="宋体" w:hAnsi="宋体" w:eastAsia="宋体"/>
                <w:szCs w:val="21"/>
              </w:rPr>
            </w:pPr>
            <w:r>
              <w:rPr>
                <w:rFonts w:ascii="宋体" w:hAnsi="宋体" w:eastAsia="宋体"/>
                <w:szCs w:val="21"/>
              </w:rPr>
              <w:t>返回值类型</w:t>
            </w:r>
          </w:p>
        </w:tc>
      </w:tr>
      <w:tr w14:paraId="4A98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5DA40B2A">
            <w:pPr>
              <w:spacing w:line="360" w:lineRule="auto"/>
              <w:jc w:val="center"/>
              <w:rPr>
                <w:rFonts w:hint="eastAsia" w:ascii="宋体" w:hAnsi="宋体" w:eastAsia="宋体"/>
                <w:szCs w:val="21"/>
              </w:rPr>
            </w:pPr>
            <w:r>
              <w:rPr>
                <w:rFonts w:ascii="宋体" w:hAnsi="宋体" w:eastAsia="宋体"/>
                <w:szCs w:val="21"/>
              </w:rPr>
              <w:t>添加用户</w:t>
            </w:r>
          </w:p>
        </w:tc>
        <w:tc>
          <w:tcPr>
            <w:tcW w:w="2977" w:type="dxa"/>
            <w:tcBorders>
              <w:top w:val="single" w:color="auto" w:sz="4" w:space="0"/>
              <w:left w:val="single" w:color="auto" w:sz="4" w:space="0"/>
              <w:bottom w:val="single" w:color="auto" w:sz="4" w:space="0"/>
              <w:right w:val="single" w:color="auto" w:sz="4" w:space="0"/>
            </w:tcBorders>
          </w:tcPr>
          <w:p w14:paraId="794D40F1">
            <w:pPr>
              <w:spacing w:line="360" w:lineRule="auto"/>
              <w:jc w:val="center"/>
              <w:rPr>
                <w:rFonts w:hint="eastAsia" w:ascii="宋体" w:hAnsi="宋体" w:eastAsia="宋体"/>
                <w:szCs w:val="21"/>
              </w:rPr>
            </w:pPr>
            <w:r>
              <w:rPr>
                <w:rFonts w:ascii="宋体" w:hAnsi="宋体" w:eastAsia="宋体"/>
                <w:szCs w:val="21"/>
              </w:rPr>
              <w:t>addUser()</w:t>
            </w:r>
          </w:p>
        </w:tc>
        <w:tc>
          <w:tcPr>
            <w:tcW w:w="1702" w:type="dxa"/>
            <w:tcBorders>
              <w:top w:val="single" w:color="auto" w:sz="4" w:space="0"/>
              <w:left w:val="single" w:color="auto" w:sz="4" w:space="0"/>
              <w:bottom w:val="single" w:color="auto" w:sz="4" w:space="0"/>
              <w:right w:val="single" w:color="auto" w:sz="4" w:space="0"/>
            </w:tcBorders>
          </w:tcPr>
          <w:p w14:paraId="23C152F7">
            <w:pPr>
              <w:spacing w:line="360" w:lineRule="auto"/>
              <w:jc w:val="center"/>
              <w:rPr>
                <w:rFonts w:hint="eastAsia" w:ascii="宋体" w:hAnsi="宋体" w:eastAsia="宋体"/>
                <w:szCs w:val="21"/>
              </w:rPr>
            </w:pPr>
            <w:r>
              <w:rPr>
                <w:rFonts w:ascii="宋体" w:hAnsi="宋体" w:eastAsia="宋体"/>
                <w:szCs w:val="21"/>
              </w:rPr>
              <w:t>bool</w:t>
            </w:r>
          </w:p>
        </w:tc>
      </w:tr>
      <w:tr w14:paraId="7F82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5B44F606">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977" w:type="dxa"/>
            <w:tcBorders>
              <w:top w:val="single" w:color="auto" w:sz="4" w:space="0"/>
              <w:left w:val="single" w:color="auto" w:sz="4" w:space="0"/>
              <w:bottom w:val="single" w:color="auto" w:sz="4" w:space="0"/>
              <w:right w:val="single" w:color="auto" w:sz="4" w:space="0"/>
            </w:tcBorders>
          </w:tcPr>
          <w:p w14:paraId="7F9F250F">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702" w:type="dxa"/>
            <w:tcBorders>
              <w:top w:val="single" w:color="auto" w:sz="4" w:space="0"/>
              <w:left w:val="single" w:color="auto" w:sz="4" w:space="0"/>
              <w:bottom w:val="single" w:color="auto" w:sz="4" w:space="0"/>
              <w:right w:val="single" w:color="auto" w:sz="4" w:space="0"/>
            </w:tcBorders>
          </w:tcPr>
          <w:p w14:paraId="175DAB56">
            <w:pPr>
              <w:spacing w:line="360" w:lineRule="auto"/>
              <w:jc w:val="center"/>
              <w:rPr>
                <w:rFonts w:hint="eastAsia" w:ascii="宋体" w:hAnsi="宋体" w:eastAsia="宋体"/>
                <w:szCs w:val="21"/>
              </w:rPr>
            </w:pPr>
            <w:r>
              <w:rPr>
                <w:rFonts w:hint="eastAsia" w:ascii="宋体" w:hAnsi="宋体" w:eastAsia="宋体"/>
                <w:szCs w:val="21"/>
              </w:rPr>
              <w:t>bool</w:t>
            </w:r>
          </w:p>
        </w:tc>
      </w:tr>
      <w:tr w14:paraId="0D85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53E12CC2">
            <w:pPr>
              <w:spacing w:line="360" w:lineRule="auto"/>
              <w:jc w:val="center"/>
              <w:rPr>
                <w:rFonts w:hint="eastAsia" w:ascii="宋体" w:hAnsi="宋体" w:eastAsia="宋体"/>
                <w:szCs w:val="21"/>
              </w:rPr>
            </w:pPr>
            <w:r>
              <w:rPr>
                <w:rFonts w:ascii="宋体" w:hAnsi="宋体" w:eastAsia="宋体"/>
                <w:szCs w:val="21"/>
              </w:rPr>
              <w:t>返回用户ID</w:t>
            </w:r>
          </w:p>
        </w:tc>
        <w:tc>
          <w:tcPr>
            <w:tcW w:w="2977" w:type="dxa"/>
            <w:tcBorders>
              <w:top w:val="single" w:color="auto" w:sz="4" w:space="0"/>
              <w:left w:val="single" w:color="auto" w:sz="4" w:space="0"/>
              <w:bottom w:val="single" w:color="auto" w:sz="4" w:space="0"/>
              <w:right w:val="single" w:color="auto" w:sz="4" w:space="0"/>
            </w:tcBorders>
          </w:tcPr>
          <w:p w14:paraId="007EE89F">
            <w:pPr>
              <w:spacing w:line="360" w:lineRule="auto"/>
              <w:jc w:val="center"/>
              <w:rPr>
                <w:rFonts w:hint="eastAsia" w:ascii="宋体" w:hAnsi="宋体" w:eastAsia="宋体"/>
                <w:szCs w:val="21"/>
              </w:rPr>
            </w:pPr>
            <w:r>
              <w:rPr>
                <w:rFonts w:ascii="宋体" w:hAnsi="宋体" w:eastAsia="宋体"/>
                <w:szCs w:val="21"/>
              </w:rPr>
              <w:t>getUserID()</w:t>
            </w:r>
          </w:p>
        </w:tc>
        <w:tc>
          <w:tcPr>
            <w:tcW w:w="1702" w:type="dxa"/>
            <w:tcBorders>
              <w:top w:val="single" w:color="auto" w:sz="4" w:space="0"/>
              <w:left w:val="single" w:color="auto" w:sz="4" w:space="0"/>
              <w:bottom w:val="single" w:color="auto" w:sz="4" w:space="0"/>
              <w:right w:val="single" w:color="auto" w:sz="4" w:space="0"/>
            </w:tcBorders>
          </w:tcPr>
          <w:p w14:paraId="1FAEBC95">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39A50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521B597E">
            <w:pPr>
              <w:spacing w:line="360" w:lineRule="auto"/>
              <w:jc w:val="center"/>
              <w:rPr>
                <w:rFonts w:hint="eastAsia" w:ascii="宋体" w:hAnsi="宋体" w:eastAsia="宋体"/>
                <w:szCs w:val="21"/>
              </w:rPr>
            </w:pPr>
            <w:r>
              <w:rPr>
                <w:rFonts w:ascii="宋体" w:hAnsi="宋体" w:eastAsia="宋体"/>
                <w:szCs w:val="21"/>
              </w:rPr>
              <w:t>设置用户ID</w:t>
            </w:r>
          </w:p>
        </w:tc>
        <w:tc>
          <w:tcPr>
            <w:tcW w:w="2977" w:type="dxa"/>
            <w:tcBorders>
              <w:top w:val="single" w:color="auto" w:sz="4" w:space="0"/>
              <w:left w:val="single" w:color="auto" w:sz="4" w:space="0"/>
              <w:bottom w:val="single" w:color="auto" w:sz="4" w:space="0"/>
              <w:right w:val="single" w:color="auto" w:sz="4" w:space="0"/>
            </w:tcBorders>
          </w:tcPr>
          <w:p w14:paraId="7E452973">
            <w:pPr>
              <w:spacing w:line="360" w:lineRule="auto"/>
              <w:jc w:val="center"/>
              <w:rPr>
                <w:rFonts w:hint="eastAsia" w:ascii="宋体" w:hAnsi="宋体" w:eastAsia="宋体"/>
                <w:szCs w:val="21"/>
              </w:rPr>
            </w:pPr>
            <w:r>
              <w:rPr>
                <w:rFonts w:ascii="宋体" w:hAnsi="宋体" w:eastAsia="宋体"/>
                <w:szCs w:val="21"/>
              </w:rPr>
              <w:t>setUserId()</w:t>
            </w:r>
          </w:p>
        </w:tc>
        <w:tc>
          <w:tcPr>
            <w:tcW w:w="1702" w:type="dxa"/>
            <w:tcBorders>
              <w:top w:val="single" w:color="auto" w:sz="4" w:space="0"/>
              <w:left w:val="single" w:color="auto" w:sz="4" w:space="0"/>
              <w:bottom w:val="single" w:color="auto" w:sz="4" w:space="0"/>
              <w:right w:val="single" w:color="auto" w:sz="4" w:space="0"/>
            </w:tcBorders>
          </w:tcPr>
          <w:p w14:paraId="3E540DE0">
            <w:pPr>
              <w:spacing w:line="360" w:lineRule="auto"/>
              <w:jc w:val="center"/>
              <w:rPr>
                <w:rFonts w:hint="eastAsia" w:ascii="宋体" w:hAnsi="宋体" w:eastAsia="宋体"/>
                <w:szCs w:val="21"/>
              </w:rPr>
            </w:pPr>
            <w:r>
              <w:rPr>
                <w:rFonts w:ascii="宋体" w:hAnsi="宋体" w:eastAsia="宋体"/>
                <w:szCs w:val="21"/>
              </w:rPr>
              <w:t>bool</w:t>
            </w:r>
          </w:p>
        </w:tc>
      </w:tr>
      <w:tr w14:paraId="04524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3E556A38">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977" w:type="dxa"/>
            <w:tcBorders>
              <w:top w:val="single" w:color="auto" w:sz="4" w:space="0"/>
              <w:left w:val="single" w:color="auto" w:sz="4" w:space="0"/>
              <w:bottom w:val="single" w:color="auto" w:sz="4" w:space="0"/>
              <w:right w:val="single" w:color="auto" w:sz="4" w:space="0"/>
            </w:tcBorders>
          </w:tcPr>
          <w:p w14:paraId="6DD8C8B9">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702" w:type="dxa"/>
            <w:tcBorders>
              <w:top w:val="single" w:color="auto" w:sz="4" w:space="0"/>
              <w:left w:val="single" w:color="auto" w:sz="4" w:space="0"/>
              <w:bottom w:val="single" w:color="auto" w:sz="4" w:space="0"/>
              <w:right w:val="single" w:color="auto" w:sz="4" w:space="0"/>
            </w:tcBorders>
          </w:tcPr>
          <w:p w14:paraId="30994E01">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1DCC8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64466BA2">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2977" w:type="dxa"/>
            <w:tcBorders>
              <w:top w:val="single" w:color="auto" w:sz="4" w:space="0"/>
              <w:left w:val="single" w:color="auto" w:sz="4" w:space="0"/>
              <w:bottom w:val="single" w:color="auto" w:sz="4" w:space="0"/>
              <w:right w:val="single" w:color="auto" w:sz="4" w:space="0"/>
            </w:tcBorders>
          </w:tcPr>
          <w:p w14:paraId="7C9C0622">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702" w:type="dxa"/>
            <w:tcBorders>
              <w:top w:val="single" w:color="auto" w:sz="4" w:space="0"/>
              <w:left w:val="single" w:color="auto" w:sz="4" w:space="0"/>
              <w:bottom w:val="single" w:color="auto" w:sz="4" w:space="0"/>
              <w:right w:val="single" w:color="auto" w:sz="4" w:space="0"/>
            </w:tcBorders>
          </w:tcPr>
          <w:p w14:paraId="08A42FDB">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01D55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5786AC37">
            <w:pPr>
              <w:spacing w:line="360" w:lineRule="auto"/>
              <w:jc w:val="center"/>
              <w:rPr>
                <w:rFonts w:hint="eastAsia" w:ascii="宋体" w:hAnsi="宋体" w:eastAsia="宋体"/>
                <w:szCs w:val="21"/>
              </w:rPr>
            </w:pPr>
            <w:r>
              <w:rPr>
                <w:rFonts w:ascii="宋体" w:hAnsi="宋体" w:eastAsia="宋体"/>
                <w:szCs w:val="21"/>
              </w:rPr>
              <w:t>返回用户密码</w:t>
            </w:r>
          </w:p>
        </w:tc>
        <w:tc>
          <w:tcPr>
            <w:tcW w:w="2977" w:type="dxa"/>
            <w:tcBorders>
              <w:top w:val="single" w:color="auto" w:sz="4" w:space="0"/>
              <w:left w:val="single" w:color="auto" w:sz="4" w:space="0"/>
              <w:bottom w:val="single" w:color="auto" w:sz="4" w:space="0"/>
              <w:right w:val="single" w:color="auto" w:sz="4" w:space="0"/>
            </w:tcBorders>
          </w:tcPr>
          <w:p w14:paraId="6489B0BD">
            <w:pPr>
              <w:spacing w:line="360" w:lineRule="auto"/>
              <w:jc w:val="center"/>
              <w:rPr>
                <w:rFonts w:hint="eastAsia" w:ascii="宋体" w:hAnsi="宋体" w:eastAsia="宋体"/>
                <w:szCs w:val="21"/>
              </w:rPr>
            </w:pPr>
            <w:r>
              <w:rPr>
                <w:rFonts w:ascii="宋体" w:hAnsi="宋体" w:eastAsia="宋体"/>
                <w:szCs w:val="21"/>
              </w:rPr>
              <w:t>getUserPassword()</w:t>
            </w:r>
          </w:p>
        </w:tc>
        <w:tc>
          <w:tcPr>
            <w:tcW w:w="1702" w:type="dxa"/>
            <w:tcBorders>
              <w:top w:val="single" w:color="auto" w:sz="4" w:space="0"/>
              <w:left w:val="single" w:color="auto" w:sz="4" w:space="0"/>
              <w:bottom w:val="single" w:color="auto" w:sz="4" w:space="0"/>
              <w:right w:val="single" w:color="auto" w:sz="4" w:space="0"/>
            </w:tcBorders>
          </w:tcPr>
          <w:p w14:paraId="114E3F0B">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0233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8" w:type="dxa"/>
            <w:tcBorders>
              <w:top w:val="single" w:color="auto" w:sz="4" w:space="0"/>
              <w:left w:val="single" w:color="auto" w:sz="4" w:space="0"/>
              <w:bottom w:val="single" w:color="auto" w:sz="4" w:space="0"/>
              <w:right w:val="single" w:color="auto" w:sz="4" w:space="0"/>
            </w:tcBorders>
          </w:tcPr>
          <w:p w14:paraId="6F801CF8">
            <w:pPr>
              <w:spacing w:line="360" w:lineRule="auto"/>
              <w:jc w:val="center"/>
              <w:rPr>
                <w:rFonts w:hint="eastAsia" w:ascii="宋体" w:hAnsi="宋体" w:eastAsia="宋体"/>
                <w:szCs w:val="21"/>
              </w:rPr>
            </w:pPr>
            <w:r>
              <w:rPr>
                <w:rFonts w:ascii="宋体" w:hAnsi="宋体" w:eastAsia="宋体"/>
                <w:szCs w:val="21"/>
              </w:rPr>
              <w:t>设置用户密码</w:t>
            </w:r>
          </w:p>
        </w:tc>
        <w:tc>
          <w:tcPr>
            <w:tcW w:w="2977" w:type="dxa"/>
            <w:tcBorders>
              <w:top w:val="single" w:color="auto" w:sz="4" w:space="0"/>
              <w:left w:val="single" w:color="auto" w:sz="4" w:space="0"/>
              <w:bottom w:val="single" w:color="auto" w:sz="4" w:space="0"/>
              <w:right w:val="single" w:color="auto" w:sz="4" w:space="0"/>
            </w:tcBorders>
          </w:tcPr>
          <w:p w14:paraId="20E43794">
            <w:pPr>
              <w:spacing w:line="360" w:lineRule="auto"/>
              <w:jc w:val="center"/>
              <w:rPr>
                <w:rFonts w:hint="eastAsia" w:ascii="宋体" w:hAnsi="宋体" w:eastAsia="宋体"/>
                <w:szCs w:val="21"/>
              </w:rPr>
            </w:pPr>
            <w:r>
              <w:rPr>
                <w:rFonts w:ascii="宋体" w:hAnsi="宋体" w:eastAsia="宋体"/>
                <w:szCs w:val="21"/>
              </w:rPr>
              <w:t>setUserPassword()</w:t>
            </w:r>
          </w:p>
        </w:tc>
        <w:tc>
          <w:tcPr>
            <w:tcW w:w="1702" w:type="dxa"/>
            <w:tcBorders>
              <w:top w:val="single" w:color="auto" w:sz="4" w:space="0"/>
              <w:left w:val="single" w:color="auto" w:sz="4" w:space="0"/>
              <w:bottom w:val="single" w:color="auto" w:sz="4" w:space="0"/>
              <w:right w:val="single" w:color="auto" w:sz="4" w:space="0"/>
            </w:tcBorders>
          </w:tcPr>
          <w:p w14:paraId="6E34FF4E">
            <w:pPr>
              <w:spacing w:line="360" w:lineRule="auto"/>
              <w:jc w:val="center"/>
              <w:rPr>
                <w:rFonts w:hint="eastAsia" w:ascii="宋体" w:hAnsi="宋体" w:eastAsia="宋体"/>
                <w:szCs w:val="21"/>
              </w:rPr>
            </w:pPr>
            <w:r>
              <w:rPr>
                <w:rFonts w:ascii="宋体" w:hAnsi="宋体" w:eastAsia="宋体"/>
                <w:szCs w:val="21"/>
              </w:rPr>
              <w:t>bool</w:t>
            </w:r>
          </w:p>
        </w:tc>
      </w:tr>
    </w:tbl>
    <w:p w14:paraId="04EAD48A">
      <w:pPr>
        <w:spacing w:line="360" w:lineRule="auto"/>
        <w:jc w:val="center"/>
        <w:rPr>
          <w:rFonts w:hint="eastAsia" w:ascii="宋体" w:hAnsi="宋体" w:eastAsia="宋体"/>
          <w:szCs w:val="21"/>
          <w:lang w:eastAsia="zh"/>
        </w:rPr>
      </w:pPr>
    </w:p>
    <w:p w14:paraId="3FE85773">
      <w:pPr>
        <w:spacing w:line="360" w:lineRule="auto"/>
        <w:jc w:val="left"/>
        <w:rPr>
          <w:rFonts w:hint="eastAsia" w:ascii="宋体" w:hAnsi="宋体" w:eastAsia="宋体"/>
          <w:b/>
          <w:bCs/>
          <w:szCs w:val="21"/>
        </w:rPr>
      </w:pPr>
      <w:r>
        <w:rPr>
          <w:rFonts w:hint="eastAsia" w:ascii="宋体" w:hAnsi="宋体" w:eastAsia="宋体"/>
          <w:b/>
          <w:bCs/>
          <w:szCs w:val="21"/>
        </w:rPr>
        <w:t>类名：Administrator</w:t>
      </w:r>
      <w:r>
        <w:rPr>
          <w:rFonts w:ascii="宋体" w:hAnsi="宋体" w:eastAsia="宋体"/>
          <w:b/>
          <w:bCs/>
          <w:szCs w:val="21"/>
        </w:rPr>
        <w:t>（</w:t>
      </w:r>
      <w:r>
        <w:rPr>
          <w:rFonts w:hint="eastAsia" w:ascii="宋体" w:hAnsi="宋体" w:eastAsia="宋体"/>
          <w:b/>
          <w:bCs/>
          <w:szCs w:val="21"/>
        </w:rPr>
        <w:t>管理员</w:t>
      </w:r>
      <w:r>
        <w:rPr>
          <w:rFonts w:ascii="宋体" w:hAnsi="宋体" w:eastAsia="宋体"/>
          <w:b/>
          <w:bCs/>
          <w:szCs w:val="21"/>
        </w:rPr>
        <w:t>类）</w:t>
      </w:r>
    </w:p>
    <w:p w14:paraId="4F6FB2C8">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.2.2所示：</w:t>
      </w:r>
    </w:p>
    <w:p w14:paraId="0B2A6F50">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.2.2 </w:t>
      </w:r>
      <w:r>
        <w:rPr>
          <w:rFonts w:hint="eastAsia" w:ascii="宋体" w:hAnsi="宋体" w:eastAsia="宋体"/>
          <w:szCs w:val="21"/>
        </w:rPr>
        <w:t>Administrator</w:t>
      </w:r>
      <w:r>
        <w:rPr>
          <w:rFonts w:ascii="宋体" w:hAnsi="宋体" w:eastAsia="宋体"/>
          <w:szCs w:val="21"/>
        </w:rPr>
        <w:t>类操作表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410"/>
        <w:gridCol w:w="1846"/>
      </w:tblGrid>
      <w:tr w14:paraId="7EE9D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5FCFC91">
            <w:pPr>
              <w:spacing w:line="360" w:lineRule="auto"/>
              <w:jc w:val="center"/>
              <w:rPr>
                <w:rFonts w:hint="eastAsia" w:ascii="宋体" w:hAnsi="宋体" w:eastAsia="宋体"/>
                <w:szCs w:val="21"/>
              </w:rPr>
            </w:pPr>
            <w:r>
              <w:rPr>
                <w:rFonts w:ascii="宋体" w:hAnsi="宋体" w:eastAsia="宋体"/>
                <w:szCs w:val="21"/>
              </w:rPr>
              <w:t>中文名</w:t>
            </w:r>
          </w:p>
        </w:tc>
        <w:tc>
          <w:tcPr>
            <w:tcW w:w="2410" w:type="dxa"/>
          </w:tcPr>
          <w:p w14:paraId="057242D6">
            <w:pPr>
              <w:spacing w:line="360" w:lineRule="auto"/>
              <w:jc w:val="center"/>
              <w:rPr>
                <w:rFonts w:hint="eastAsia" w:ascii="宋体" w:hAnsi="宋体" w:eastAsia="宋体"/>
                <w:szCs w:val="21"/>
              </w:rPr>
            </w:pPr>
            <w:r>
              <w:rPr>
                <w:rFonts w:ascii="宋体" w:hAnsi="宋体" w:eastAsia="宋体"/>
                <w:szCs w:val="21"/>
              </w:rPr>
              <w:t>文名</w:t>
            </w:r>
          </w:p>
        </w:tc>
        <w:tc>
          <w:tcPr>
            <w:tcW w:w="1846" w:type="dxa"/>
          </w:tcPr>
          <w:p w14:paraId="0B7ABE79">
            <w:pPr>
              <w:spacing w:line="360" w:lineRule="auto"/>
              <w:jc w:val="center"/>
              <w:rPr>
                <w:rFonts w:hint="eastAsia" w:ascii="宋体" w:hAnsi="宋体" w:eastAsia="宋体"/>
                <w:szCs w:val="21"/>
              </w:rPr>
            </w:pPr>
            <w:r>
              <w:rPr>
                <w:rFonts w:ascii="宋体" w:hAnsi="宋体" w:eastAsia="宋体"/>
                <w:szCs w:val="21"/>
              </w:rPr>
              <w:t>数据类型</w:t>
            </w:r>
          </w:p>
        </w:tc>
      </w:tr>
      <w:tr w14:paraId="6CC6C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C68E4EF">
            <w:pPr>
              <w:spacing w:line="360" w:lineRule="auto"/>
              <w:jc w:val="center"/>
              <w:rPr>
                <w:rFonts w:hint="eastAsia" w:ascii="宋体" w:hAnsi="宋体" w:eastAsia="宋体"/>
                <w:szCs w:val="21"/>
              </w:rPr>
            </w:pPr>
            <w:r>
              <w:rPr>
                <w:rFonts w:ascii="宋体" w:hAnsi="宋体" w:eastAsia="宋体"/>
                <w:szCs w:val="21"/>
              </w:rPr>
              <w:t>添加用户</w:t>
            </w:r>
          </w:p>
        </w:tc>
        <w:tc>
          <w:tcPr>
            <w:tcW w:w="2410" w:type="dxa"/>
          </w:tcPr>
          <w:p w14:paraId="0F2395BF">
            <w:pPr>
              <w:spacing w:line="360" w:lineRule="auto"/>
              <w:jc w:val="center"/>
              <w:rPr>
                <w:rFonts w:hint="eastAsia" w:ascii="宋体" w:hAnsi="宋体" w:eastAsia="宋体"/>
                <w:szCs w:val="21"/>
              </w:rPr>
            </w:pPr>
            <w:r>
              <w:rPr>
                <w:rFonts w:ascii="宋体" w:hAnsi="宋体" w:eastAsia="宋体"/>
                <w:szCs w:val="21"/>
              </w:rPr>
              <w:t>addUser()</w:t>
            </w:r>
          </w:p>
        </w:tc>
        <w:tc>
          <w:tcPr>
            <w:tcW w:w="1846" w:type="dxa"/>
          </w:tcPr>
          <w:p w14:paraId="633469AC">
            <w:pPr>
              <w:spacing w:line="360" w:lineRule="auto"/>
              <w:jc w:val="center"/>
              <w:rPr>
                <w:rFonts w:hint="eastAsia" w:ascii="宋体" w:hAnsi="宋体" w:eastAsia="宋体"/>
                <w:szCs w:val="21"/>
              </w:rPr>
            </w:pPr>
            <w:r>
              <w:rPr>
                <w:rFonts w:ascii="宋体" w:hAnsi="宋体" w:eastAsia="宋体"/>
                <w:szCs w:val="21"/>
              </w:rPr>
              <w:t>bool</w:t>
            </w:r>
          </w:p>
        </w:tc>
      </w:tr>
      <w:tr w14:paraId="0F2A6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1086D44">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410" w:type="dxa"/>
          </w:tcPr>
          <w:p w14:paraId="5B548B6A">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846" w:type="dxa"/>
          </w:tcPr>
          <w:p w14:paraId="557546CF">
            <w:pPr>
              <w:spacing w:line="360" w:lineRule="auto"/>
              <w:jc w:val="center"/>
              <w:rPr>
                <w:rFonts w:hint="eastAsia" w:ascii="宋体" w:hAnsi="宋体" w:eastAsia="宋体"/>
                <w:szCs w:val="21"/>
              </w:rPr>
            </w:pPr>
            <w:r>
              <w:rPr>
                <w:rFonts w:hint="eastAsia" w:ascii="宋体" w:hAnsi="宋体" w:eastAsia="宋体"/>
                <w:szCs w:val="21"/>
              </w:rPr>
              <w:t>bool</w:t>
            </w:r>
          </w:p>
        </w:tc>
      </w:tr>
      <w:tr w14:paraId="4715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88" w:type="dxa"/>
          </w:tcPr>
          <w:p w14:paraId="682D2406">
            <w:pPr>
              <w:spacing w:line="360" w:lineRule="auto"/>
              <w:jc w:val="center"/>
              <w:rPr>
                <w:rFonts w:hint="eastAsia" w:ascii="宋体" w:hAnsi="宋体" w:eastAsia="宋体"/>
                <w:szCs w:val="21"/>
              </w:rPr>
            </w:pPr>
            <w:r>
              <w:rPr>
                <w:rFonts w:ascii="宋体" w:hAnsi="宋体" w:eastAsia="宋体"/>
                <w:szCs w:val="21"/>
              </w:rPr>
              <w:t>返回用户ID</w:t>
            </w:r>
          </w:p>
        </w:tc>
        <w:tc>
          <w:tcPr>
            <w:tcW w:w="2410" w:type="dxa"/>
          </w:tcPr>
          <w:p w14:paraId="26CBDB5D">
            <w:pPr>
              <w:spacing w:line="360" w:lineRule="auto"/>
              <w:jc w:val="center"/>
              <w:rPr>
                <w:rFonts w:hint="eastAsia" w:ascii="宋体" w:hAnsi="宋体" w:eastAsia="宋体"/>
                <w:szCs w:val="21"/>
              </w:rPr>
            </w:pPr>
            <w:r>
              <w:rPr>
                <w:rFonts w:ascii="宋体" w:hAnsi="宋体" w:eastAsia="宋体"/>
                <w:szCs w:val="21"/>
              </w:rPr>
              <w:t>getUserID()</w:t>
            </w:r>
          </w:p>
        </w:tc>
        <w:tc>
          <w:tcPr>
            <w:tcW w:w="1846" w:type="dxa"/>
          </w:tcPr>
          <w:p w14:paraId="75AB48D0">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032D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13726A7">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410" w:type="dxa"/>
          </w:tcPr>
          <w:p w14:paraId="3BD28EAA">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846" w:type="dxa"/>
          </w:tcPr>
          <w:p w14:paraId="17B7D9DE">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3ACB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F9B80DF">
            <w:pPr>
              <w:spacing w:line="360" w:lineRule="auto"/>
              <w:jc w:val="center"/>
              <w:rPr>
                <w:rFonts w:hint="eastAsia" w:ascii="宋体" w:hAnsi="宋体" w:eastAsia="宋体"/>
                <w:szCs w:val="21"/>
              </w:rPr>
            </w:pPr>
            <w:r>
              <w:rPr>
                <w:rFonts w:ascii="宋体" w:hAnsi="宋体" w:eastAsia="宋体"/>
                <w:szCs w:val="21"/>
              </w:rPr>
              <w:t>返回用户密码</w:t>
            </w:r>
          </w:p>
        </w:tc>
        <w:tc>
          <w:tcPr>
            <w:tcW w:w="2410" w:type="dxa"/>
          </w:tcPr>
          <w:p w14:paraId="4BABB9FC">
            <w:pPr>
              <w:spacing w:line="360" w:lineRule="auto"/>
              <w:jc w:val="center"/>
              <w:rPr>
                <w:rFonts w:hint="eastAsia" w:ascii="宋体" w:hAnsi="宋体" w:eastAsia="宋体"/>
                <w:szCs w:val="21"/>
              </w:rPr>
            </w:pPr>
            <w:r>
              <w:rPr>
                <w:rFonts w:ascii="宋体" w:hAnsi="宋体" w:eastAsia="宋体"/>
                <w:szCs w:val="21"/>
              </w:rPr>
              <w:t>getUserPassword()</w:t>
            </w:r>
          </w:p>
        </w:tc>
        <w:tc>
          <w:tcPr>
            <w:tcW w:w="1846" w:type="dxa"/>
          </w:tcPr>
          <w:p w14:paraId="160AE39F">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771C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6A651C8B">
            <w:pPr>
              <w:spacing w:line="360" w:lineRule="auto"/>
              <w:jc w:val="center"/>
              <w:rPr>
                <w:rFonts w:hint="eastAsia" w:ascii="宋体" w:hAnsi="宋体" w:eastAsia="宋体"/>
                <w:szCs w:val="21"/>
                <w:lang w:eastAsia="zh"/>
              </w:rPr>
            </w:pPr>
            <w:r>
              <w:rPr>
                <w:rFonts w:hint="eastAsia" w:ascii="宋体" w:hAnsi="宋体" w:eastAsia="宋体"/>
                <w:szCs w:val="21"/>
                <w:lang w:eastAsia="zh"/>
              </w:rPr>
              <w:t>审核频道</w:t>
            </w:r>
          </w:p>
        </w:tc>
        <w:tc>
          <w:tcPr>
            <w:tcW w:w="2410" w:type="dxa"/>
          </w:tcPr>
          <w:p w14:paraId="73B87983">
            <w:pPr>
              <w:spacing w:line="360" w:lineRule="auto"/>
              <w:jc w:val="center"/>
              <w:rPr>
                <w:rFonts w:hint="eastAsia" w:ascii="宋体" w:hAnsi="宋体" w:eastAsia="宋体"/>
                <w:szCs w:val="21"/>
                <w:lang w:eastAsia="zh"/>
              </w:rPr>
            </w:pPr>
            <w:commentRangeStart w:id="1"/>
            <w:commentRangeStart w:id="2"/>
            <w:r>
              <w:rPr>
                <w:rFonts w:hint="eastAsia" w:ascii="宋体" w:hAnsi="宋体" w:eastAsia="宋体"/>
                <w:szCs w:val="21"/>
                <w:lang w:eastAsia="zh"/>
              </w:rPr>
              <w:t>setForumAudit()</w:t>
            </w:r>
            <w:commentRangeEnd w:id="1"/>
            <w:r>
              <w:commentReference w:id="1"/>
            </w:r>
            <w:commentRangeEnd w:id="2"/>
            <w:r>
              <w:rPr>
                <w:rStyle w:val="19"/>
              </w:rPr>
              <w:commentReference w:id="2"/>
            </w:r>
          </w:p>
        </w:tc>
        <w:tc>
          <w:tcPr>
            <w:tcW w:w="1846" w:type="dxa"/>
          </w:tcPr>
          <w:p w14:paraId="47A3D54E">
            <w:pPr>
              <w:spacing w:line="360" w:lineRule="auto"/>
              <w:jc w:val="center"/>
              <w:rPr>
                <w:rFonts w:hint="eastAsia" w:ascii="宋体" w:hAnsi="宋体" w:eastAsia="宋体"/>
                <w:szCs w:val="21"/>
                <w:lang w:eastAsia="zh"/>
              </w:rPr>
            </w:pPr>
            <w:r>
              <w:rPr>
                <w:rFonts w:hint="eastAsia" w:ascii="宋体" w:hAnsi="宋体" w:eastAsia="宋体"/>
                <w:szCs w:val="21"/>
                <w:lang w:eastAsia="zh"/>
              </w:rPr>
              <w:t>bool</w:t>
            </w:r>
          </w:p>
        </w:tc>
      </w:tr>
      <w:tr w14:paraId="4BA48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F6A90F3">
            <w:pPr>
              <w:spacing w:line="360" w:lineRule="auto"/>
              <w:jc w:val="center"/>
              <w:rPr>
                <w:rFonts w:hint="eastAsia" w:ascii="宋体" w:hAnsi="宋体" w:eastAsia="宋体"/>
                <w:szCs w:val="21"/>
                <w:lang w:eastAsia="zh"/>
              </w:rPr>
            </w:pPr>
            <w:r>
              <w:rPr>
                <w:rFonts w:hint="eastAsia" w:ascii="宋体" w:hAnsi="宋体" w:eastAsia="宋体"/>
                <w:szCs w:val="21"/>
                <w:lang w:eastAsia="zh"/>
              </w:rPr>
              <w:t>审核评论</w:t>
            </w:r>
          </w:p>
        </w:tc>
        <w:tc>
          <w:tcPr>
            <w:tcW w:w="2410" w:type="dxa"/>
          </w:tcPr>
          <w:p w14:paraId="34D5F8B1">
            <w:pPr>
              <w:spacing w:line="360" w:lineRule="auto"/>
              <w:jc w:val="center"/>
              <w:rPr>
                <w:rFonts w:hint="eastAsia" w:ascii="宋体" w:hAnsi="宋体" w:eastAsia="宋体"/>
                <w:szCs w:val="21"/>
                <w:lang w:eastAsia="zh"/>
              </w:rPr>
            </w:pPr>
            <w:r>
              <w:rPr>
                <w:rFonts w:hint="eastAsia" w:ascii="宋体" w:hAnsi="宋体" w:eastAsia="宋体"/>
                <w:szCs w:val="21"/>
                <w:lang w:eastAsia="zh"/>
              </w:rPr>
              <w:t>setCommentAudit()</w:t>
            </w:r>
          </w:p>
        </w:tc>
        <w:tc>
          <w:tcPr>
            <w:tcW w:w="1846" w:type="dxa"/>
          </w:tcPr>
          <w:p w14:paraId="24DB2E3D">
            <w:pPr>
              <w:spacing w:line="360" w:lineRule="auto"/>
              <w:jc w:val="center"/>
              <w:rPr>
                <w:rFonts w:hint="eastAsia" w:ascii="宋体" w:hAnsi="宋体" w:eastAsia="宋体"/>
                <w:szCs w:val="21"/>
                <w:lang w:eastAsia="zh"/>
              </w:rPr>
            </w:pPr>
            <w:r>
              <w:rPr>
                <w:rFonts w:hint="eastAsia" w:ascii="宋体" w:hAnsi="宋体" w:eastAsia="宋体"/>
                <w:szCs w:val="21"/>
                <w:lang w:eastAsia="zh"/>
              </w:rPr>
              <w:t>bool</w:t>
            </w:r>
          </w:p>
        </w:tc>
      </w:tr>
      <w:tr w14:paraId="36E59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3D31D8C2">
            <w:pPr>
              <w:spacing w:line="360" w:lineRule="auto"/>
              <w:jc w:val="center"/>
              <w:rPr>
                <w:rFonts w:hint="eastAsia" w:ascii="宋体" w:hAnsi="宋体" w:eastAsia="宋体"/>
                <w:szCs w:val="21"/>
                <w:lang w:eastAsia="zh"/>
              </w:rPr>
            </w:pPr>
            <w:r>
              <w:rPr>
                <w:rFonts w:hint="eastAsia" w:ascii="宋体" w:hAnsi="宋体" w:eastAsia="宋体"/>
                <w:szCs w:val="21"/>
                <w:lang w:eastAsia="zh"/>
              </w:rPr>
              <w:t>审核帖子</w:t>
            </w:r>
          </w:p>
        </w:tc>
        <w:tc>
          <w:tcPr>
            <w:tcW w:w="2410" w:type="dxa"/>
          </w:tcPr>
          <w:p w14:paraId="26DFB06D">
            <w:pPr>
              <w:spacing w:line="360" w:lineRule="auto"/>
              <w:jc w:val="center"/>
              <w:rPr>
                <w:rFonts w:hint="eastAsia" w:ascii="宋体" w:hAnsi="宋体" w:eastAsia="宋体"/>
                <w:szCs w:val="21"/>
                <w:lang w:eastAsia="zh"/>
              </w:rPr>
            </w:pPr>
            <w:r>
              <w:rPr>
                <w:rFonts w:hint="eastAsia" w:ascii="宋体" w:hAnsi="宋体" w:eastAsia="宋体"/>
                <w:szCs w:val="21"/>
                <w:lang w:eastAsia="zh"/>
              </w:rPr>
              <w:t>setPostAudit()</w:t>
            </w:r>
          </w:p>
        </w:tc>
        <w:tc>
          <w:tcPr>
            <w:tcW w:w="1846" w:type="dxa"/>
          </w:tcPr>
          <w:p w14:paraId="223207B7">
            <w:pPr>
              <w:spacing w:line="360" w:lineRule="auto"/>
              <w:jc w:val="center"/>
              <w:rPr>
                <w:rFonts w:hint="eastAsia" w:ascii="宋体" w:hAnsi="宋体" w:eastAsia="宋体"/>
                <w:szCs w:val="21"/>
                <w:lang w:eastAsia="zh"/>
              </w:rPr>
            </w:pPr>
            <w:r>
              <w:rPr>
                <w:rFonts w:hint="eastAsia" w:ascii="宋体" w:hAnsi="宋体" w:eastAsia="宋体"/>
                <w:szCs w:val="21"/>
                <w:lang w:eastAsia="zh"/>
              </w:rPr>
              <w:t>bool</w:t>
            </w:r>
          </w:p>
        </w:tc>
      </w:tr>
      <w:tr w14:paraId="660B8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BC6F676">
            <w:pPr>
              <w:spacing w:line="360" w:lineRule="auto"/>
              <w:jc w:val="center"/>
              <w:rPr>
                <w:rFonts w:hint="eastAsia" w:ascii="宋体" w:hAnsi="宋体" w:eastAsia="宋体"/>
                <w:szCs w:val="21"/>
              </w:rPr>
            </w:pPr>
            <w:r>
              <w:rPr>
                <w:rFonts w:hint="eastAsia" w:ascii="宋体" w:hAnsi="宋体" w:eastAsia="宋体"/>
                <w:szCs w:val="21"/>
              </w:rPr>
              <w:t>查询用户</w:t>
            </w:r>
          </w:p>
        </w:tc>
        <w:tc>
          <w:tcPr>
            <w:tcW w:w="2410" w:type="dxa"/>
          </w:tcPr>
          <w:p w14:paraId="3AE9BE2C">
            <w:pPr>
              <w:spacing w:line="360" w:lineRule="auto"/>
              <w:jc w:val="center"/>
              <w:rPr>
                <w:rFonts w:hint="eastAsia" w:ascii="宋体" w:hAnsi="宋体" w:eastAsia="宋体"/>
                <w:szCs w:val="21"/>
              </w:rPr>
            </w:pPr>
            <w:r>
              <w:rPr>
                <w:rFonts w:ascii="宋体" w:hAnsi="宋体" w:eastAsia="宋体"/>
                <w:szCs w:val="21"/>
              </w:rPr>
              <w:t>searchUser()</w:t>
            </w:r>
          </w:p>
        </w:tc>
        <w:tc>
          <w:tcPr>
            <w:tcW w:w="1846" w:type="dxa"/>
          </w:tcPr>
          <w:p w14:paraId="34316564">
            <w:pPr>
              <w:spacing w:line="360" w:lineRule="auto"/>
              <w:jc w:val="center"/>
              <w:rPr>
                <w:rFonts w:hint="eastAsia" w:ascii="宋体" w:hAnsi="宋体" w:eastAsia="宋体"/>
                <w:szCs w:val="21"/>
              </w:rPr>
            </w:pPr>
            <w:r>
              <w:rPr>
                <w:rFonts w:hint="eastAsia" w:ascii="宋体" w:hAnsi="宋体" w:eastAsia="宋体"/>
                <w:szCs w:val="21"/>
              </w:rPr>
              <w:t>b</w:t>
            </w:r>
            <w:r>
              <w:rPr>
                <w:rFonts w:ascii="宋体" w:hAnsi="宋体" w:eastAsia="宋体"/>
                <w:szCs w:val="21"/>
              </w:rPr>
              <w:t>ool</w:t>
            </w:r>
          </w:p>
        </w:tc>
      </w:tr>
    </w:tbl>
    <w:p w14:paraId="63E5A770">
      <w:pPr>
        <w:spacing w:line="360" w:lineRule="auto"/>
        <w:jc w:val="center"/>
        <w:rPr>
          <w:rFonts w:hint="eastAsia" w:ascii="宋体" w:hAnsi="宋体" w:eastAsia="宋体"/>
          <w:szCs w:val="21"/>
        </w:rPr>
      </w:pPr>
    </w:p>
    <w:p w14:paraId="7C5558D6">
      <w:pPr>
        <w:spacing w:line="360" w:lineRule="auto"/>
        <w:jc w:val="left"/>
        <w:rPr>
          <w:rFonts w:hint="eastAsia" w:ascii="宋体" w:hAnsi="宋体" w:eastAsia="宋体"/>
          <w:b/>
          <w:bCs/>
          <w:szCs w:val="21"/>
        </w:rPr>
      </w:pPr>
      <w:r>
        <w:rPr>
          <w:rFonts w:hint="eastAsia" w:ascii="宋体" w:hAnsi="宋体" w:eastAsia="宋体"/>
          <w:b/>
          <w:bCs/>
          <w:szCs w:val="21"/>
        </w:rPr>
        <w:t>类名：Ordinary</w:t>
      </w:r>
      <w:r>
        <w:rPr>
          <w:rFonts w:ascii="宋体" w:hAnsi="宋体" w:eastAsia="宋体"/>
          <w:b/>
          <w:bCs/>
          <w:szCs w:val="21"/>
        </w:rPr>
        <w:t>User（</w:t>
      </w:r>
      <w:r>
        <w:rPr>
          <w:rFonts w:hint="eastAsia" w:ascii="宋体" w:hAnsi="宋体" w:eastAsia="宋体"/>
          <w:b/>
          <w:bCs/>
          <w:szCs w:val="21"/>
        </w:rPr>
        <w:t>普通</w:t>
      </w:r>
      <w:r>
        <w:rPr>
          <w:rFonts w:ascii="宋体" w:hAnsi="宋体" w:eastAsia="宋体"/>
          <w:b/>
          <w:bCs/>
          <w:szCs w:val="21"/>
        </w:rPr>
        <w:t>用户类）</w:t>
      </w:r>
    </w:p>
    <w:p w14:paraId="713E122F">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.2.3所示：</w:t>
      </w:r>
    </w:p>
    <w:p w14:paraId="754C8C6F">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w:t>
      </w:r>
      <w:r>
        <w:rPr>
          <w:rFonts w:ascii="宋体" w:hAnsi="宋体" w:eastAsia="宋体"/>
          <w:szCs w:val="21"/>
        </w:rPr>
        <w:t xml:space="preserve">.2.3 </w:t>
      </w:r>
      <w:r>
        <w:rPr>
          <w:rFonts w:hint="eastAsia" w:ascii="宋体" w:hAnsi="宋体" w:eastAsia="宋体"/>
          <w:szCs w:val="21"/>
        </w:rPr>
        <w:t>Ordinary</w:t>
      </w:r>
      <w:r>
        <w:rPr>
          <w:rFonts w:ascii="宋体" w:hAnsi="宋体" w:eastAsia="宋体"/>
          <w:szCs w:val="21"/>
        </w:rPr>
        <w:t>User类操作表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4"/>
        <w:gridCol w:w="2700"/>
        <w:gridCol w:w="1227"/>
      </w:tblGrid>
      <w:tr w14:paraId="0BB9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4B465CE">
            <w:pPr>
              <w:spacing w:line="360" w:lineRule="auto"/>
              <w:jc w:val="center"/>
              <w:rPr>
                <w:rFonts w:hint="eastAsia" w:ascii="宋体" w:hAnsi="宋体" w:eastAsia="宋体"/>
                <w:szCs w:val="21"/>
              </w:rPr>
            </w:pPr>
            <w:r>
              <w:rPr>
                <w:rFonts w:ascii="宋体" w:hAnsi="宋体" w:eastAsia="宋体"/>
                <w:szCs w:val="21"/>
              </w:rPr>
              <w:t>中文名</w:t>
            </w:r>
          </w:p>
        </w:tc>
        <w:tc>
          <w:tcPr>
            <w:tcW w:w="2700" w:type="dxa"/>
          </w:tcPr>
          <w:p w14:paraId="67B23D77">
            <w:pPr>
              <w:spacing w:line="360" w:lineRule="auto"/>
              <w:jc w:val="center"/>
              <w:rPr>
                <w:rFonts w:hint="eastAsia" w:ascii="宋体" w:hAnsi="宋体" w:eastAsia="宋体"/>
                <w:szCs w:val="21"/>
              </w:rPr>
            </w:pPr>
            <w:r>
              <w:rPr>
                <w:rFonts w:ascii="宋体" w:hAnsi="宋体" w:eastAsia="宋体"/>
                <w:szCs w:val="21"/>
              </w:rPr>
              <w:t>文名</w:t>
            </w:r>
          </w:p>
        </w:tc>
        <w:tc>
          <w:tcPr>
            <w:tcW w:w="1227" w:type="dxa"/>
          </w:tcPr>
          <w:p w14:paraId="3BECEFD3">
            <w:pPr>
              <w:spacing w:line="360" w:lineRule="auto"/>
              <w:jc w:val="center"/>
              <w:rPr>
                <w:rFonts w:hint="eastAsia" w:ascii="宋体" w:hAnsi="宋体" w:eastAsia="宋体"/>
                <w:szCs w:val="21"/>
              </w:rPr>
            </w:pPr>
            <w:r>
              <w:rPr>
                <w:rFonts w:ascii="宋体" w:hAnsi="宋体" w:eastAsia="宋体"/>
                <w:szCs w:val="21"/>
              </w:rPr>
              <w:t>数据类型</w:t>
            </w:r>
          </w:p>
        </w:tc>
      </w:tr>
      <w:tr w14:paraId="5B2A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AEE9C58">
            <w:pPr>
              <w:spacing w:line="360" w:lineRule="auto"/>
              <w:jc w:val="center"/>
              <w:rPr>
                <w:rFonts w:hint="eastAsia" w:ascii="宋体" w:hAnsi="宋体" w:eastAsia="宋体"/>
                <w:szCs w:val="21"/>
              </w:rPr>
            </w:pPr>
            <w:r>
              <w:rPr>
                <w:rFonts w:ascii="宋体" w:hAnsi="宋体" w:eastAsia="宋体"/>
                <w:szCs w:val="21"/>
              </w:rPr>
              <w:t>添加用户</w:t>
            </w:r>
          </w:p>
        </w:tc>
        <w:tc>
          <w:tcPr>
            <w:tcW w:w="2700" w:type="dxa"/>
          </w:tcPr>
          <w:p w14:paraId="0EF0D43B">
            <w:pPr>
              <w:spacing w:line="360" w:lineRule="auto"/>
              <w:jc w:val="center"/>
              <w:rPr>
                <w:rFonts w:hint="eastAsia" w:ascii="宋体" w:hAnsi="宋体" w:eastAsia="宋体"/>
                <w:szCs w:val="21"/>
              </w:rPr>
            </w:pPr>
            <w:r>
              <w:rPr>
                <w:rFonts w:ascii="宋体" w:hAnsi="宋体" w:eastAsia="宋体"/>
                <w:szCs w:val="21"/>
              </w:rPr>
              <w:t>addUser()</w:t>
            </w:r>
          </w:p>
        </w:tc>
        <w:tc>
          <w:tcPr>
            <w:tcW w:w="1227" w:type="dxa"/>
          </w:tcPr>
          <w:p w14:paraId="480AA35D">
            <w:pPr>
              <w:spacing w:line="360" w:lineRule="auto"/>
              <w:jc w:val="center"/>
              <w:rPr>
                <w:rFonts w:hint="eastAsia" w:ascii="宋体" w:hAnsi="宋体" w:eastAsia="宋体"/>
                <w:szCs w:val="21"/>
              </w:rPr>
            </w:pPr>
            <w:r>
              <w:rPr>
                <w:rFonts w:ascii="宋体" w:hAnsi="宋体" w:eastAsia="宋体"/>
                <w:szCs w:val="21"/>
              </w:rPr>
              <w:t>bool</w:t>
            </w:r>
          </w:p>
        </w:tc>
      </w:tr>
      <w:tr w14:paraId="50839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78EB2F7">
            <w:pPr>
              <w:spacing w:line="360" w:lineRule="auto"/>
              <w:jc w:val="center"/>
              <w:rPr>
                <w:rFonts w:hint="eastAsia" w:ascii="宋体" w:hAnsi="宋体" w:eastAsia="宋体"/>
                <w:szCs w:val="21"/>
              </w:rPr>
            </w:pPr>
            <w:r>
              <w:rPr>
                <w:rFonts w:hint="eastAsia" w:ascii="宋体" w:hAnsi="宋体" w:eastAsia="宋体"/>
                <w:szCs w:val="21"/>
              </w:rPr>
              <w:t>删除用户</w:t>
            </w:r>
          </w:p>
        </w:tc>
        <w:tc>
          <w:tcPr>
            <w:tcW w:w="2700" w:type="dxa"/>
          </w:tcPr>
          <w:p w14:paraId="38749582">
            <w:pPr>
              <w:spacing w:line="360" w:lineRule="auto"/>
              <w:jc w:val="center"/>
              <w:rPr>
                <w:rFonts w:hint="eastAsia" w:ascii="宋体" w:hAnsi="宋体" w:eastAsia="宋体"/>
                <w:szCs w:val="21"/>
              </w:rPr>
            </w:pPr>
            <w:r>
              <w:rPr>
                <w:rFonts w:hint="eastAsia" w:ascii="宋体" w:hAnsi="宋体" w:eastAsia="宋体"/>
                <w:szCs w:val="21"/>
              </w:rPr>
              <w:t>dele</w:t>
            </w:r>
            <w:r>
              <w:rPr>
                <w:rFonts w:ascii="宋体" w:hAnsi="宋体" w:eastAsia="宋体"/>
                <w:szCs w:val="21"/>
              </w:rPr>
              <w:t>teUser()</w:t>
            </w:r>
          </w:p>
        </w:tc>
        <w:tc>
          <w:tcPr>
            <w:tcW w:w="1227" w:type="dxa"/>
          </w:tcPr>
          <w:p w14:paraId="6B9865BB">
            <w:pPr>
              <w:spacing w:line="360" w:lineRule="auto"/>
              <w:jc w:val="center"/>
              <w:rPr>
                <w:rFonts w:hint="eastAsia" w:ascii="宋体" w:hAnsi="宋体" w:eastAsia="宋体"/>
                <w:szCs w:val="21"/>
              </w:rPr>
            </w:pPr>
            <w:r>
              <w:rPr>
                <w:rFonts w:hint="eastAsia" w:ascii="宋体" w:hAnsi="宋体" w:eastAsia="宋体"/>
                <w:szCs w:val="21"/>
              </w:rPr>
              <w:t>bool</w:t>
            </w:r>
          </w:p>
        </w:tc>
      </w:tr>
      <w:tr w14:paraId="59AE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04" w:type="dxa"/>
          </w:tcPr>
          <w:p w14:paraId="636CA10E">
            <w:pPr>
              <w:spacing w:line="360" w:lineRule="auto"/>
              <w:jc w:val="center"/>
              <w:rPr>
                <w:rFonts w:hint="eastAsia" w:ascii="宋体" w:hAnsi="宋体" w:eastAsia="宋体"/>
                <w:szCs w:val="21"/>
              </w:rPr>
            </w:pPr>
            <w:r>
              <w:rPr>
                <w:rFonts w:ascii="宋体" w:hAnsi="宋体" w:eastAsia="宋体"/>
                <w:szCs w:val="21"/>
              </w:rPr>
              <w:t>返回用户ID</w:t>
            </w:r>
          </w:p>
        </w:tc>
        <w:tc>
          <w:tcPr>
            <w:tcW w:w="2700" w:type="dxa"/>
          </w:tcPr>
          <w:p w14:paraId="596B85BA">
            <w:pPr>
              <w:spacing w:line="360" w:lineRule="auto"/>
              <w:jc w:val="center"/>
              <w:rPr>
                <w:rFonts w:hint="eastAsia" w:ascii="宋体" w:hAnsi="宋体" w:eastAsia="宋体"/>
                <w:szCs w:val="21"/>
              </w:rPr>
            </w:pPr>
            <w:r>
              <w:rPr>
                <w:rFonts w:ascii="宋体" w:hAnsi="宋体" w:eastAsia="宋体"/>
                <w:szCs w:val="21"/>
              </w:rPr>
              <w:t>getUserID()</w:t>
            </w:r>
          </w:p>
        </w:tc>
        <w:tc>
          <w:tcPr>
            <w:tcW w:w="1227" w:type="dxa"/>
          </w:tcPr>
          <w:p w14:paraId="0CF62324">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1CF8F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0CDBE3C">
            <w:pPr>
              <w:spacing w:line="360" w:lineRule="auto"/>
              <w:jc w:val="center"/>
              <w:rPr>
                <w:rFonts w:hint="eastAsia" w:ascii="宋体" w:hAnsi="宋体" w:eastAsia="宋体"/>
                <w:szCs w:val="21"/>
              </w:rPr>
            </w:pPr>
            <w:r>
              <w:rPr>
                <w:rFonts w:ascii="宋体" w:hAnsi="宋体" w:eastAsia="宋体"/>
                <w:szCs w:val="21"/>
              </w:rPr>
              <w:t>设置用户ID</w:t>
            </w:r>
          </w:p>
        </w:tc>
        <w:tc>
          <w:tcPr>
            <w:tcW w:w="2700" w:type="dxa"/>
          </w:tcPr>
          <w:p w14:paraId="1007DA91">
            <w:pPr>
              <w:spacing w:line="360" w:lineRule="auto"/>
              <w:jc w:val="center"/>
              <w:rPr>
                <w:rFonts w:hint="eastAsia" w:ascii="宋体" w:hAnsi="宋体" w:eastAsia="宋体"/>
                <w:szCs w:val="21"/>
              </w:rPr>
            </w:pPr>
            <w:r>
              <w:rPr>
                <w:rFonts w:ascii="宋体" w:hAnsi="宋体" w:eastAsia="宋体"/>
                <w:szCs w:val="21"/>
              </w:rPr>
              <w:t>setUserId()</w:t>
            </w:r>
          </w:p>
        </w:tc>
        <w:tc>
          <w:tcPr>
            <w:tcW w:w="1227" w:type="dxa"/>
          </w:tcPr>
          <w:p w14:paraId="1858AD31">
            <w:pPr>
              <w:spacing w:line="360" w:lineRule="auto"/>
              <w:jc w:val="center"/>
              <w:rPr>
                <w:rFonts w:hint="eastAsia" w:ascii="宋体" w:hAnsi="宋体" w:eastAsia="宋体"/>
                <w:szCs w:val="21"/>
              </w:rPr>
            </w:pPr>
            <w:r>
              <w:rPr>
                <w:rFonts w:ascii="宋体" w:hAnsi="宋体" w:eastAsia="宋体"/>
                <w:szCs w:val="21"/>
              </w:rPr>
              <w:t>bool</w:t>
            </w:r>
          </w:p>
        </w:tc>
      </w:tr>
      <w:tr w14:paraId="7408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59C0F79">
            <w:pPr>
              <w:spacing w:line="360" w:lineRule="auto"/>
              <w:jc w:val="center"/>
              <w:rPr>
                <w:rFonts w:hint="eastAsia" w:ascii="宋体" w:hAnsi="宋体" w:eastAsia="宋体"/>
                <w:szCs w:val="21"/>
              </w:rPr>
            </w:pPr>
            <w:r>
              <w:rPr>
                <w:rFonts w:ascii="宋体" w:hAnsi="宋体" w:eastAsia="宋体"/>
                <w:szCs w:val="21"/>
              </w:rPr>
              <w:t>返回用户</w:t>
            </w:r>
            <w:r>
              <w:rPr>
                <w:rFonts w:hint="eastAsia" w:ascii="宋体" w:hAnsi="宋体" w:eastAsia="宋体"/>
                <w:szCs w:val="21"/>
              </w:rPr>
              <w:t>名</w:t>
            </w:r>
          </w:p>
        </w:tc>
        <w:tc>
          <w:tcPr>
            <w:tcW w:w="2700" w:type="dxa"/>
          </w:tcPr>
          <w:p w14:paraId="1F0A57A5">
            <w:pPr>
              <w:spacing w:line="360" w:lineRule="auto"/>
              <w:jc w:val="center"/>
              <w:rPr>
                <w:rFonts w:hint="eastAsia" w:ascii="宋体" w:hAnsi="宋体" w:eastAsia="宋体"/>
                <w:szCs w:val="21"/>
              </w:rPr>
            </w:pPr>
            <w:r>
              <w:rPr>
                <w:rFonts w:ascii="宋体" w:hAnsi="宋体" w:eastAsia="宋体"/>
                <w:szCs w:val="21"/>
              </w:rPr>
              <w:t>getUserName()</w:t>
            </w:r>
          </w:p>
        </w:tc>
        <w:tc>
          <w:tcPr>
            <w:tcW w:w="1227" w:type="dxa"/>
          </w:tcPr>
          <w:p w14:paraId="6AD121BE">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2C16F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EF7F6ED">
            <w:pPr>
              <w:spacing w:line="360" w:lineRule="auto"/>
              <w:jc w:val="center"/>
              <w:rPr>
                <w:rFonts w:hint="eastAsia" w:ascii="宋体" w:hAnsi="宋体" w:eastAsia="宋体"/>
                <w:szCs w:val="21"/>
              </w:rPr>
            </w:pPr>
            <w:r>
              <w:rPr>
                <w:rFonts w:ascii="宋体" w:hAnsi="宋体" w:eastAsia="宋体"/>
                <w:szCs w:val="21"/>
              </w:rPr>
              <w:t>设置用户</w:t>
            </w:r>
            <w:r>
              <w:rPr>
                <w:rFonts w:hint="eastAsia" w:ascii="宋体" w:hAnsi="宋体" w:eastAsia="宋体"/>
                <w:szCs w:val="21"/>
              </w:rPr>
              <w:t>名</w:t>
            </w:r>
          </w:p>
        </w:tc>
        <w:tc>
          <w:tcPr>
            <w:tcW w:w="2700" w:type="dxa"/>
          </w:tcPr>
          <w:p w14:paraId="09C8E24E">
            <w:pPr>
              <w:spacing w:line="360" w:lineRule="auto"/>
              <w:jc w:val="center"/>
              <w:rPr>
                <w:rFonts w:hint="eastAsia" w:ascii="宋体" w:hAnsi="宋体" w:eastAsia="宋体"/>
                <w:szCs w:val="21"/>
              </w:rPr>
            </w:pPr>
            <w:r>
              <w:rPr>
                <w:rFonts w:ascii="宋体" w:hAnsi="宋体" w:eastAsia="宋体"/>
                <w:szCs w:val="21"/>
              </w:rPr>
              <w:t>setUserName()</w:t>
            </w:r>
          </w:p>
        </w:tc>
        <w:tc>
          <w:tcPr>
            <w:tcW w:w="1227" w:type="dxa"/>
          </w:tcPr>
          <w:p w14:paraId="7A9E75B7">
            <w:pPr>
              <w:spacing w:line="360" w:lineRule="auto"/>
              <w:jc w:val="center"/>
              <w:rPr>
                <w:rFonts w:hint="eastAsia" w:ascii="宋体" w:hAnsi="宋体" w:eastAsia="宋体"/>
                <w:szCs w:val="21"/>
              </w:rPr>
            </w:pPr>
            <w:r>
              <w:rPr>
                <w:rFonts w:ascii="宋体" w:hAnsi="宋体" w:eastAsia="宋体"/>
                <w:szCs w:val="21"/>
              </w:rPr>
              <w:t>bool</w:t>
            </w:r>
          </w:p>
        </w:tc>
      </w:tr>
      <w:tr w14:paraId="154F9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07A33926">
            <w:pPr>
              <w:spacing w:line="360" w:lineRule="auto"/>
              <w:jc w:val="center"/>
              <w:rPr>
                <w:rFonts w:hint="eastAsia" w:ascii="宋体" w:hAnsi="宋体" w:eastAsia="宋体"/>
                <w:szCs w:val="21"/>
              </w:rPr>
            </w:pPr>
            <w:r>
              <w:rPr>
                <w:rFonts w:hint="eastAsia" w:ascii="宋体" w:hAnsi="宋体" w:eastAsia="宋体"/>
                <w:szCs w:val="21"/>
              </w:rPr>
              <w:t>返回用户电话</w:t>
            </w:r>
          </w:p>
        </w:tc>
        <w:tc>
          <w:tcPr>
            <w:tcW w:w="2700" w:type="dxa"/>
          </w:tcPr>
          <w:p w14:paraId="1BD41A82">
            <w:pPr>
              <w:spacing w:line="360" w:lineRule="auto"/>
              <w:jc w:val="center"/>
              <w:rPr>
                <w:rFonts w:hint="eastAsia" w:ascii="宋体" w:hAnsi="宋体" w:eastAsia="宋体"/>
                <w:szCs w:val="21"/>
              </w:rPr>
            </w:pPr>
            <w:r>
              <w:rPr>
                <w:rFonts w:hint="eastAsia" w:ascii="宋体" w:hAnsi="宋体" w:eastAsia="宋体"/>
                <w:szCs w:val="21"/>
              </w:rPr>
              <w:t>getUserPhone</w:t>
            </w:r>
            <w:r>
              <w:rPr>
                <w:rFonts w:ascii="宋体" w:hAnsi="宋体" w:eastAsia="宋体"/>
                <w:szCs w:val="21"/>
              </w:rPr>
              <w:t>()</w:t>
            </w:r>
          </w:p>
        </w:tc>
        <w:tc>
          <w:tcPr>
            <w:tcW w:w="1227" w:type="dxa"/>
          </w:tcPr>
          <w:p w14:paraId="3309AD71">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318A5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2916EF9E">
            <w:pPr>
              <w:spacing w:line="360" w:lineRule="auto"/>
              <w:jc w:val="center"/>
              <w:rPr>
                <w:rFonts w:hint="eastAsia" w:ascii="宋体" w:hAnsi="宋体" w:eastAsia="宋体"/>
                <w:szCs w:val="21"/>
              </w:rPr>
            </w:pPr>
            <w:r>
              <w:rPr>
                <w:rFonts w:hint="eastAsia" w:ascii="宋体" w:hAnsi="宋体" w:eastAsia="宋体"/>
                <w:szCs w:val="21"/>
              </w:rPr>
              <w:t>设置用户电话</w:t>
            </w:r>
          </w:p>
        </w:tc>
        <w:tc>
          <w:tcPr>
            <w:tcW w:w="2700" w:type="dxa"/>
          </w:tcPr>
          <w:p w14:paraId="6FF34195">
            <w:pPr>
              <w:spacing w:line="360" w:lineRule="auto"/>
              <w:jc w:val="center"/>
              <w:rPr>
                <w:rFonts w:hint="eastAsia" w:ascii="宋体" w:hAnsi="宋体" w:eastAsia="宋体"/>
                <w:szCs w:val="21"/>
              </w:rPr>
            </w:pPr>
            <w:r>
              <w:rPr>
                <w:rFonts w:hint="eastAsia" w:ascii="宋体" w:hAnsi="宋体" w:eastAsia="宋体"/>
                <w:szCs w:val="21"/>
              </w:rPr>
              <w:t>setUserPhone ()</w:t>
            </w:r>
          </w:p>
        </w:tc>
        <w:tc>
          <w:tcPr>
            <w:tcW w:w="1227" w:type="dxa"/>
          </w:tcPr>
          <w:p w14:paraId="6227F261">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59D5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648F3431">
            <w:pPr>
              <w:spacing w:line="360" w:lineRule="auto"/>
              <w:jc w:val="center"/>
              <w:rPr>
                <w:rFonts w:hint="eastAsia" w:ascii="宋体" w:hAnsi="宋体" w:eastAsia="宋体"/>
                <w:szCs w:val="21"/>
              </w:rPr>
            </w:pPr>
            <w:r>
              <w:rPr>
                <w:rFonts w:ascii="宋体" w:hAnsi="宋体" w:eastAsia="宋体"/>
                <w:szCs w:val="21"/>
              </w:rPr>
              <w:t>返回用户密码</w:t>
            </w:r>
          </w:p>
        </w:tc>
        <w:tc>
          <w:tcPr>
            <w:tcW w:w="2700" w:type="dxa"/>
          </w:tcPr>
          <w:p w14:paraId="64D22FB7">
            <w:pPr>
              <w:spacing w:line="360" w:lineRule="auto"/>
              <w:jc w:val="center"/>
              <w:rPr>
                <w:rFonts w:hint="eastAsia" w:ascii="宋体" w:hAnsi="宋体" w:eastAsia="宋体"/>
                <w:szCs w:val="21"/>
              </w:rPr>
            </w:pPr>
            <w:r>
              <w:rPr>
                <w:rFonts w:ascii="宋体" w:hAnsi="宋体" w:eastAsia="宋体"/>
                <w:szCs w:val="21"/>
              </w:rPr>
              <w:t>getUserPassword()</w:t>
            </w:r>
          </w:p>
        </w:tc>
        <w:tc>
          <w:tcPr>
            <w:tcW w:w="1227" w:type="dxa"/>
          </w:tcPr>
          <w:p w14:paraId="6E7D593E">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77A1E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7118CE70">
            <w:pPr>
              <w:spacing w:line="360" w:lineRule="auto"/>
              <w:jc w:val="center"/>
              <w:rPr>
                <w:rFonts w:hint="eastAsia" w:ascii="宋体" w:hAnsi="宋体" w:eastAsia="宋体"/>
                <w:szCs w:val="21"/>
              </w:rPr>
            </w:pPr>
            <w:r>
              <w:rPr>
                <w:rFonts w:ascii="宋体" w:hAnsi="宋体" w:eastAsia="宋体"/>
                <w:szCs w:val="21"/>
              </w:rPr>
              <w:t>设置用户密码</w:t>
            </w:r>
          </w:p>
        </w:tc>
        <w:tc>
          <w:tcPr>
            <w:tcW w:w="2700" w:type="dxa"/>
          </w:tcPr>
          <w:p w14:paraId="5FB499DE">
            <w:pPr>
              <w:spacing w:line="360" w:lineRule="auto"/>
              <w:jc w:val="center"/>
              <w:rPr>
                <w:rFonts w:hint="eastAsia" w:ascii="宋体" w:hAnsi="宋体" w:eastAsia="宋体"/>
                <w:szCs w:val="21"/>
              </w:rPr>
            </w:pPr>
            <w:r>
              <w:rPr>
                <w:rFonts w:ascii="宋体" w:hAnsi="宋体" w:eastAsia="宋体"/>
                <w:szCs w:val="21"/>
              </w:rPr>
              <w:t>setUserPassword()</w:t>
            </w:r>
          </w:p>
        </w:tc>
        <w:tc>
          <w:tcPr>
            <w:tcW w:w="1227" w:type="dxa"/>
          </w:tcPr>
          <w:p w14:paraId="2E7FCB2B">
            <w:pPr>
              <w:spacing w:line="360" w:lineRule="auto"/>
              <w:jc w:val="center"/>
              <w:rPr>
                <w:rFonts w:hint="eastAsia" w:ascii="宋体" w:hAnsi="宋体" w:eastAsia="宋体"/>
                <w:szCs w:val="21"/>
              </w:rPr>
            </w:pPr>
            <w:r>
              <w:rPr>
                <w:rFonts w:ascii="宋体" w:hAnsi="宋体" w:eastAsia="宋体"/>
                <w:szCs w:val="21"/>
              </w:rPr>
              <w:t>bool</w:t>
            </w:r>
          </w:p>
        </w:tc>
      </w:tr>
      <w:tr w14:paraId="39DB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19C97878">
            <w:pPr>
              <w:spacing w:line="360" w:lineRule="auto"/>
              <w:jc w:val="center"/>
              <w:rPr>
                <w:rFonts w:hint="eastAsia" w:ascii="宋体" w:hAnsi="宋体" w:eastAsia="宋体"/>
                <w:szCs w:val="21"/>
              </w:rPr>
            </w:pPr>
            <w:r>
              <w:rPr>
                <w:rFonts w:hint="eastAsia" w:ascii="宋体" w:hAnsi="宋体" w:eastAsia="宋体"/>
                <w:szCs w:val="21"/>
              </w:rPr>
              <w:t>返回用户真实姓名</w:t>
            </w:r>
          </w:p>
        </w:tc>
        <w:tc>
          <w:tcPr>
            <w:tcW w:w="2700" w:type="dxa"/>
          </w:tcPr>
          <w:p w14:paraId="611F6530">
            <w:pPr>
              <w:spacing w:line="360" w:lineRule="auto"/>
              <w:jc w:val="center"/>
              <w:rPr>
                <w:rFonts w:hint="eastAsia" w:ascii="宋体" w:hAnsi="宋体" w:eastAsia="宋体"/>
                <w:szCs w:val="21"/>
              </w:rPr>
            </w:pPr>
            <w:r>
              <w:rPr>
                <w:rFonts w:hint="eastAsia" w:ascii="宋体" w:hAnsi="宋体" w:eastAsia="宋体"/>
                <w:szCs w:val="21"/>
              </w:rPr>
              <w:t>getRea</w:t>
            </w:r>
            <w:r>
              <w:rPr>
                <w:rFonts w:ascii="宋体" w:hAnsi="宋体" w:eastAsia="宋体"/>
                <w:szCs w:val="21"/>
              </w:rPr>
              <w:t>lName()</w:t>
            </w:r>
          </w:p>
        </w:tc>
        <w:tc>
          <w:tcPr>
            <w:tcW w:w="1227" w:type="dxa"/>
          </w:tcPr>
          <w:p w14:paraId="0C79DB3A">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1C8F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4FBA077">
            <w:pPr>
              <w:spacing w:line="360" w:lineRule="auto"/>
              <w:jc w:val="center"/>
              <w:rPr>
                <w:rFonts w:hint="eastAsia" w:ascii="宋体" w:hAnsi="宋体" w:eastAsia="宋体"/>
                <w:szCs w:val="21"/>
              </w:rPr>
            </w:pPr>
            <w:r>
              <w:rPr>
                <w:rFonts w:hint="eastAsia" w:ascii="宋体" w:hAnsi="宋体" w:eastAsia="宋体"/>
                <w:szCs w:val="21"/>
              </w:rPr>
              <w:t>设置用户真实姓名</w:t>
            </w:r>
          </w:p>
        </w:tc>
        <w:tc>
          <w:tcPr>
            <w:tcW w:w="2700" w:type="dxa"/>
          </w:tcPr>
          <w:p w14:paraId="0447C4BC">
            <w:pPr>
              <w:spacing w:line="360" w:lineRule="auto"/>
              <w:jc w:val="center"/>
              <w:rPr>
                <w:rFonts w:hint="eastAsia" w:ascii="宋体" w:hAnsi="宋体" w:eastAsia="宋体"/>
                <w:szCs w:val="21"/>
              </w:rPr>
            </w:pPr>
            <w:r>
              <w:rPr>
                <w:rFonts w:ascii="宋体" w:hAnsi="宋体" w:eastAsia="宋体"/>
                <w:szCs w:val="21"/>
              </w:rPr>
              <w:t>s</w:t>
            </w:r>
            <w:r>
              <w:rPr>
                <w:rFonts w:hint="eastAsia" w:ascii="宋体" w:hAnsi="宋体" w:eastAsia="宋体"/>
                <w:szCs w:val="21"/>
              </w:rPr>
              <w:t>etRea</w:t>
            </w:r>
            <w:r>
              <w:rPr>
                <w:rFonts w:ascii="宋体" w:hAnsi="宋体" w:eastAsia="宋体"/>
                <w:szCs w:val="21"/>
              </w:rPr>
              <w:t>lName()</w:t>
            </w:r>
          </w:p>
        </w:tc>
        <w:tc>
          <w:tcPr>
            <w:tcW w:w="1227" w:type="dxa"/>
          </w:tcPr>
          <w:p w14:paraId="5053090F">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023F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420D1AF8">
            <w:pPr>
              <w:spacing w:line="360" w:lineRule="auto"/>
              <w:jc w:val="center"/>
              <w:rPr>
                <w:rFonts w:hint="eastAsia" w:ascii="宋体" w:hAnsi="宋体" w:eastAsia="宋体"/>
                <w:szCs w:val="21"/>
              </w:rPr>
            </w:pPr>
            <w:r>
              <w:rPr>
                <w:rFonts w:hint="eastAsia" w:ascii="宋体" w:hAnsi="宋体" w:eastAsia="宋体"/>
                <w:szCs w:val="21"/>
              </w:rPr>
              <w:t>返回用户身份证号</w:t>
            </w:r>
          </w:p>
        </w:tc>
        <w:tc>
          <w:tcPr>
            <w:tcW w:w="2700" w:type="dxa"/>
          </w:tcPr>
          <w:p w14:paraId="0BD0817A">
            <w:pPr>
              <w:spacing w:line="360" w:lineRule="auto"/>
              <w:jc w:val="center"/>
              <w:rPr>
                <w:rFonts w:hint="eastAsia" w:ascii="宋体" w:hAnsi="宋体" w:eastAsia="宋体"/>
                <w:szCs w:val="21"/>
              </w:rPr>
            </w:pPr>
            <w:r>
              <w:rPr>
                <w:rFonts w:hint="eastAsia" w:ascii="宋体" w:hAnsi="宋体" w:eastAsia="宋体"/>
                <w:szCs w:val="21"/>
              </w:rPr>
              <w:t>g</w:t>
            </w:r>
            <w:r>
              <w:rPr>
                <w:rFonts w:ascii="宋体" w:hAnsi="宋体" w:eastAsia="宋体"/>
                <w:szCs w:val="21"/>
              </w:rPr>
              <w:t>et</w:t>
            </w:r>
            <w:r>
              <w:rPr>
                <w:rFonts w:hint="eastAsia" w:ascii="宋体" w:hAnsi="宋体" w:eastAsia="宋体"/>
                <w:szCs w:val="21"/>
              </w:rPr>
              <w:t>ID</w:t>
            </w:r>
            <w:r>
              <w:rPr>
                <w:rFonts w:ascii="宋体" w:hAnsi="宋体" w:eastAsia="宋体"/>
                <w:szCs w:val="21"/>
              </w:rPr>
              <w:t>Number()</w:t>
            </w:r>
          </w:p>
        </w:tc>
        <w:tc>
          <w:tcPr>
            <w:tcW w:w="1227" w:type="dxa"/>
          </w:tcPr>
          <w:p w14:paraId="5903CF94">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7A19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147807E">
            <w:pPr>
              <w:spacing w:line="360" w:lineRule="auto"/>
              <w:jc w:val="center"/>
              <w:rPr>
                <w:rFonts w:hint="eastAsia" w:ascii="宋体" w:hAnsi="宋体" w:eastAsia="宋体"/>
                <w:szCs w:val="21"/>
              </w:rPr>
            </w:pPr>
            <w:r>
              <w:rPr>
                <w:rFonts w:hint="eastAsia" w:ascii="宋体" w:hAnsi="宋体" w:eastAsia="宋体"/>
                <w:szCs w:val="21"/>
              </w:rPr>
              <w:t>设置用户身份证号</w:t>
            </w:r>
          </w:p>
        </w:tc>
        <w:tc>
          <w:tcPr>
            <w:tcW w:w="2700" w:type="dxa"/>
          </w:tcPr>
          <w:p w14:paraId="3F194EA6">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ID</w:t>
            </w:r>
            <w:r>
              <w:rPr>
                <w:rFonts w:ascii="宋体" w:hAnsi="宋体" w:eastAsia="宋体"/>
                <w:szCs w:val="21"/>
              </w:rPr>
              <w:t>Number()</w:t>
            </w:r>
          </w:p>
        </w:tc>
        <w:tc>
          <w:tcPr>
            <w:tcW w:w="1227" w:type="dxa"/>
          </w:tcPr>
          <w:p w14:paraId="48EAFDDC">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0CD3B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56D59F29">
            <w:pPr>
              <w:spacing w:line="360" w:lineRule="auto"/>
              <w:jc w:val="center"/>
              <w:rPr>
                <w:rFonts w:hint="eastAsia" w:ascii="宋体" w:hAnsi="宋体" w:eastAsia="宋体"/>
                <w:szCs w:val="21"/>
              </w:rPr>
            </w:pPr>
            <w:r>
              <w:rPr>
                <w:rFonts w:hint="eastAsia" w:ascii="宋体" w:hAnsi="宋体" w:eastAsia="宋体"/>
                <w:szCs w:val="21"/>
              </w:rPr>
              <w:t>返回用户性别</w:t>
            </w:r>
          </w:p>
        </w:tc>
        <w:tc>
          <w:tcPr>
            <w:tcW w:w="2700" w:type="dxa"/>
          </w:tcPr>
          <w:p w14:paraId="5C47D045">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G</w:t>
            </w:r>
            <w:r>
              <w:rPr>
                <w:rFonts w:ascii="宋体" w:hAnsi="宋体" w:eastAsia="宋体"/>
                <w:szCs w:val="21"/>
              </w:rPr>
              <w:t>ender()</w:t>
            </w:r>
          </w:p>
        </w:tc>
        <w:tc>
          <w:tcPr>
            <w:tcW w:w="1227" w:type="dxa"/>
          </w:tcPr>
          <w:p w14:paraId="4A0DC1E1">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38A3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0B7AB9C">
            <w:pPr>
              <w:spacing w:line="360" w:lineRule="auto"/>
              <w:jc w:val="center"/>
              <w:rPr>
                <w:rFonts w:hint="eastAsia" w:ascii="宋体" w:hAnsi="宋体" w:eastAsia="宋体"/>
                <w:szCs w:val="21"/>
              </w:rPr>
            </w:pPr>
            <w:r>
              <w:rPr>
                <w:rFonts w:hint="eastAsia" w:ascii="宋体" w:hAnsi="宋体" w:eastAsia="宋体"/>
                <w:szCs w:val="21"/>
              </w:rPr>
              <w:t>设置用户性别</w:t>
            </w:r>
          </w:p>
        </w:tc>
        <w:tc>
          <w:tcPr>
            <w:tcW w:w="2700" w:type="dxa"/>
          </w:tcPr>
          <w:p w14:paraId="113F52C5">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G</w:t>
            </w:r>
            <w:r>
              <w:rPr>
                <w:rFonts w:ascii="宋体" w:hAnsi="宋体" w:eastAsia="宋体"/>
                <w:szCs w:val="21"/>
              </w:rPr>
              <w:t>ender()</w:t>
            </w:r>
          </w:p>
        </w:tc>
        <w:tc>
          <w:tcPr>
            <w:tcW w:w="1227" w:type="dxa"/>
          </w:tcPr>
          <w:p w14:paraId="455713E7">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73838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04" w:type="dxa"/>
          </w:tcPr>
          <w:p w14:paraId="6C7D20E8">
            <w:pPr>
              <w:spacing w:line="360" w:lineRule="auto"/>
              <w:jc w:val="center"/>
              <w:rPr>
                <w:rFonts w:hint="eastAsia" w:ascii="宋体" w:hAnsi="宋体" w:eastAsia="宋体"/>
                <w:szCs w:val="21"/>
              </w:rPr>
            </w:pPr>
            <w:r>
              <w:rPr>
                <w:rFonts w:hint="eastAsia" w:ascii="宋体" w:hAnsi="宋体" w:eastAsia="宋体"/>
                <w:szCs w:val="21"/>
              </w:rPr>
              <w:t>返回用户生日</w:t>
            </w:r>
          </w:p>
        </w:tc>
        <w:tc>
          <w:tcPr>
            <w:tcW w:w="2700" w:type="dxa"/>
          </w:tcPr>
          <w:p w14:paraId="17646071">
            <w:pPr>
              <w:spacing w:line="360" w:lineRule="auto"/>
              <w:jc w:val="center"/>
              <w:rPr>
                <w:rFonts w:hint="eastAsia" w:ascii="宋体" w:hAnsi="宋体" w:eastAsia="宋体"/>
                <w:szCs w:val="21"/>
              </w:rPr>
            </w:pPr>
            <w:r>
              <w:rPr>
                <w:rFonts w:ascii="宋体" w:hAnsi="宋体" w:eastAsia="宋体"/>
                <w:szCs w:val="21"/>
              </w:rPr>
              <w:t>getBirthday()</w:t>
            </w:r>
          </w:p>
        </w:tc>
        <w:tc>
          <w:tcPr>
            <w:tcW w:w="1227" w:type="dxa"/>
          </w:tcPr>
          <w:p w14:paraId="00D481C8">
            <w:pPr>
              <w:spacing w:line="360" w:lineRule="auto"/>
              <w:jc w:val="center"/>
              <w:rPr>
                <w:rFonts w:hint="eastAsia" w:ascii="宋体" w:hAnsi="宋体" w:eastAsia="宋体"/>
                <w:szCs w:val="21"/>
                <w:lang w:eastAsia="zh"/>
              </w:rPr>
            </w:pPr>
            <w:ins w:id="73" w:author="神镐人 项目灭迹人 若叶睦 [2]" w:date="2025-11-27T10:14:11Z">
              <w:r>
                <w:rPr>
                  <w:rFonts w:ascii="宋体" w:hAnsi="宋体" w:eastAsia="宋体"/>
                  <w:szCs w:val="21"/>
                </w:rPr>
                <w:t>date</w:t>
              </w:r>
            </w:ins>
            <w:ins w:id="74" w:author="神镐人 项目灭迹人 若叶睦 [2]" w:date="2025-11-27T10:14:11Z">
              <w:r>
                <w:rPr>
                  <w:rFonts w:hint="eastAsia" w:ascii="宋体" w:hAnsi="宋体" w:eastAsia="宋体"/>
                  <w:szCs w:val="21"/>
                </w:rPr>
                <w:t>time</w:t>
              </w:r>
            </w:ins>
          </w:p>
        </w:tc>
      </w:tr>
      <w:tr w14:paraId="21596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04" w:type="dxa"/>
          </w:tcPr>
          <w:p w14:paraId="180590F8">
            <w:pPr>
              <w:spacing w:line="360" w:lineRule="auto"/>
              <w:jc w:val="center"/>
              <w:rPr>
                <w:rFonts w:hint="eastAsia" w:ascii="宋体" w:hAnsi="宋体" w:eastAsia="宋体"/>
                <w:szCs w:val="21"/>
              </w:rPr>
            </w:pPr>
            <w:r>
              <w:rPr>
                <w:rFonts w:hint="eastAsia" w:ascii="宋体" w:hAnsi="宋体" w:eastAsia="宋体"/>
                <w:szCs w:val="21"/>
              </w:rPr>
              <w:t>设置用户生日</w:t>
            </w:r>
          </w:p>
        </w:tc>
        <w:tc>
          <w:tcPr>
            <w:tcW w:w="2700" w:type="dxa"/>
          </w:tcPr>
          <w:p w14:paraId="289729D3">
            <w:pPr>
              <w:spacing w:line="360" w:lineRule="auto"/>
              <w:jc w:val="center"/>
              <w:rPr>
                <w:rFonts w:hint="eastAsia" w:ascii="宋体" w:hAnsi="宋体" w:eastAsia="宋体"/>
                <w:szCs w:val="21"/>
              </w:rPr>
            </w:pPr>
            <w:r>
              <w:rPr>
                <w:rFonts w:ascii="宋体" w:hAnsi="宋体" w:eastAsia="宋体"/>
                <w:szCs w:val="21"/>
              </w:rPr>
              <w:t>setBirthday()</w:t>
            </w:r>
          </w:p>
        </w:tc>
        <w:tc>
          <w:tcPr>
            <w:tcW w:w="1227" w:type="dxa"/>
          </w:tcPr>
          <w:p w14:paraId="4A2C522D">
            <w:pPr>
              <w:spacing w:line="360" w:lineRule="auto"/>
              <w:jc w:val="center"/>
              <w:rPr>
                <w:rFonts w:hint="eastAsia" w:ascii="宋体" w:hAnsi="宋体" w:eastAsia="宋体"/>
                <w:szCs w:val="21"/>
              </w:rPr>
            </w:pPr>
            <w:r>
              <w:rPr>
                <w:rFonts w:ascii="宋体" w:hAnsi="宋体" w:eastAsia="宋体"/>
                <w:szCs w:val="21"/>
              </w:rPr>
              <w:t>b</w:t>
            </w:r>
            <w:r>
              <w:rPr>
                <w:rFonts w:hint="eastAsia" w:ascii="宋体" w:hAnsi="宋体" w:eastAsia="宋体"/>
                <w:szCs w:val="21"/>
              </w:rPr>
              <w:t>ool</w:t>
            </w:r>
          </w:p>
        </w:tc>
      </w:tr>
      <w:tr w14:paraId="57DF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4" w:type="dxa"/>
          </w:tcPr>
          <w:p w14:paraId="3CF0D94A">
            <w:pPr>
              <w:spacing w:line="360" w:lineRule="auto"/>
              <w:jc w:val="center"/>
              <w:rPr>
                <w:rFonts w:hint="eastAsia" w:ascii="宋体" w:hAnsi="宋体" w:eastAsia="宋体"/>
                <w:szCs w:val="21"/>
                <w:lang w:eastAsia="zh"/>
              </w:rPr>
            </w:pPr>
            <w:r>
              <w:rPr>
                <w:rFonts w:hint="eastAsia" w:ascii="宋体" w:hAnsi="宋体" w:eastAsia="宋体"/>
                <w:szCs w:val="21"/>
                <w:lang w:eastAsia="zh"/>
              </w:rPr>
              <w:t>查找用户</w:t>
            </w:r>
          </w:p>
        </w:tc>
        <w:tc>
          <w:tcPr>
            <w:tcW w:w="2700" w:type="dxa"/>
          </w:tcPr>
          <w:p w14:paraId="7E3B1411">
            <w:pPr>
              <w:spacing w:line="360" w:lineRule="auto"/>
              <w:jc w:val="center"/>
              <w:rPr>
                <w:rFonts w:hint="eastAsia" w:ascii="宋体" w:hAnsi="宋体" w:eastAsia="宋体"/>
                <w:szCs w:val="21"/>
                <w:lang w:eastAsia="zh"/>
              </w:rPr>
            </w:pPr>
            <w:r>
              <w:rPr>
                <w:rFonts w:hint="eastAsia" w:ascii="宋体" w:hAnsi="宋体" w:eastAsia="宋体"/>
                <w:szCs w:val="21"/>
                <w:lang w:eastAsia="zh"/>
              </w:rPr>
              <w:t>checkUer()</w:t>
            </w:r>
          </w:p>
        </w:tc>
        <w:tc>
          <w:tcPr>
            <w:tcW w:w="1227" w:type="dxa"/>
          </w:tcPr>
          <w:p w14:paraId="0CDD6653">
            <w:pPr>
              <w:spacing w:line="360" w:lineRule="auto"/>
              <w:jc w:val="center"/>
              <w:rPr>
                <w:rFonts w:hint="eastAsia" w:ascii="宋体" w:hAnsi="宋体" w:eastAsia="宋体"/>
                <w:szCs w:val="21"/>
                <w:lang w:eastAsia="zh"/>
              </w:rPr>
            </w:pPr>
            <w:r>
              <w:rPr>
                <w:rFonts w:hint="eastAsia" w:ascii="宋体" w:hAnsi="宋体" w:eastAsia="宋体"/>
                <w:szCs w:val="21"/>
                <w:lang w:eastAsia="zh"/>
              </w:rPr>
              <w:t>bool</w:t>
            </w:r>
          </w:p>
        </w:tc>
      </w:tr>
    </w:tbl>
    <w:p w14:paraId="2153A833">
      <w:pPr>
        <w:spacing w:line="360" w:lineRule="auto"/>
        <w:jc w:val="center"/>
        <w:rPr>
          <w:rFonts w:hint="eastAsia" w:ascii="宋体" w:hAnsi="宋体" w:eastAsia="宋体"/>
          <w:szCs w:val="21"/>
        </w:rPr>
      </w:pPr>
    </w:p>
    <w:p w14:paraId="76EC3071">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b/>
          <w:bCs/>
          <w:szCs w:val="21"/>
          <w:lang w:eastAsia="zh"/>
        </w:rPr>
        <w:t>ForumMember</w:t>
      </w:r>
      <w:r>
        <w:rPr>
          <w:rFonts w:ascii="宋体" w:hAnsi="宋体" w:eastAsia="宋体"/>
          <w:b/>
          <w:bCs/>
          <w:szCs w:val="21"/>
        </w:rPr>
        <w:t>（</w:t>
      </w:r>
      <w:r>
        <w:rPr>
          <w:rFonts w:hint="eastAsia" w:ascii="宋体" w:hAnsi="宋体" w:eastAsia="宋体"/>
          <w:b/>
          <w:bCs/>
          <w:szCs w:val="21"/>
          <w:lang w:eastAsia="zh"/>
        </w:rPr>
        <w:t>频道成员</w:t>
      </w:r>
      <w:r>
        <w:rPr>
          <w:rFonts w:ascii="宋体" w:hAnsi="宋体" w:eastAsia="宋体"/>
          <w:b/>
          <w:bCs/>
          <w:szCs w:val="21"/>
        </w:rPr>
        <w:t>类）</w:t>
      </w:r>
    </w:p>
    <w:p w14:paraId="5E0B4BEC">
      <w:pPr>
        <w:spacing w:line="360" w:lineRule="auto"/>
        <w:jc w:val="left"/>
        <w:rPr>
          <w:rFonts w:hint="eastAsia" w:ascii="宋体" w:hAnsi="宋体" w:eastAsia="宋体"/>
          <w:b/>
          <w:bCs/>
          <w:szCs w:val="21"/>
        </w:rPr>
      </w:pPr>
      <w:r>
        <w:rPr>
          <w:rFonts w:ascii="宋体" w:hAnsi="宋体" w:eastAsia="宋体"/>
          <w:b/>
          <w:bCs/>
          <w:szCs w:val="21"/>
        </w:rPr>
        <w:t xml:space="preserve">  </w:t>
      </w:r>
      <w:r>
        <w:rPr>
          <w:rFonts w:ascii="宋体" w:hAnsi="宋体" w:eastAsia="宋体"/>
          <w:b/>
          <w:bCs/>
          <w:szCs w:val="21"/>
        </w:rPr>
        <w:tab/>
      </w:r>
      <w:r>
        <w:rPr>
          <w:rFonts w:ascii="宋体" w:hAnsi="宋体" w:eastAsia="宋体"/>
          <w:b/>
          <w:bCs/>
          <w:szCs w:val="21"/>
        </w:rPr>
        <w:t>操作表如表</w:t>
      </w:r>
      <w:r>
        <w:rPr>
          <w:rFonts w:hint="eastAsia" w:ascii="宋体" w:hAnsi="宋体" w:eastAsia="宋体"/>
          <w:b/>
          <w:bCs/>
          <w:szCs w:val="21"/>
        </w:rPr>
        <w:t>3</w:t>
      </w:r>
      <w:r>
        <w:rPr>
          <w:rFonts w:ascii="宋体" w:hAnsi="宋体" w:eastAsia="宋体"/>
          <w:b/>
          <w:bCs/>
          <w:szCs w:val="21"/>
        </w:rPr>
        <w:t>.2.</w:t>
      </w:r>
      <w:r>
        <w:rPr>
          <w:rFonts w:hint="eastAsia" w:ascii="宋体" w:hAnsi="宋体" w:eastAsia="宋体"/>
          <w:b/>
          <w:bCs/>
          <w:szCs w:val="21"/>
        </w:rPr>
        <w:t>4</w:t>
      </w:r>
      <w:r>
        <w:rPr>
          <w:rFonts w:ascii="宋体" w:hAnsi="宋体" w:eastAsia="宋体"/>
          <w:b/>
          <w:bCs/>
          <w:szCs w:val="21"/>
        </w:rPr>
        <w:t>所示：</w:t>
      </w:r>
    </w:p>
    <w:p w14:paraId="726C73B9">
      <w:pPr>
        <w:spacing w:line="360" w:lineRule="auto"/>
        <w:jc w:val="center"/>
        <w:rPr>
          <w:rFonts w:hint="eastAsia" w:ascii="宋体" w:hAnsi="宋体" w:eastAsia="宋体"/>
          <w:szCs w:val="21"/>
        </w:rPr>
      </w:pPr>
      <w:r>
        <w:rPr>
          <w:rFonts w:ascii="宋体" w:hAnsi="宋体" w:eastAsia="宋体"/>
          <w:szCs w:val="21"/>
        </w:rPr>
        <w:t>表</w:t>
      </w:r>
      <w:r>
        <w:rPr>
          <w:rFonts w:hint="eastAsia" w:ascii="宋体" w:hAnsi="宋体" w:eastAsia="宋体"/>
          <w:szCs w:val="21"/>
        </w:rPr>
        <w:t>3.2.4</w:t>
      </w:r>
      <w:r>
        <w:rPr>
          <w:rFonts w:ascii="宋体" w:hAnsi="宋体" w:eastAsia="宋体"/>
          <w:szCs w:val="21"/>
        </w:rPr>
        <w:t xml:space="preserve"> </w:t>
      </w:r>
      <w:r>
        <w:rPr>
          <w:rFonts w:hint="eastAsia" w:ascii="宋体" w:hAnsi="宋体" w:eastAsia="宋体"/>
          <w:szCs w:val="21"/>
          <w:lang w:eastAsia="zh"/>
        </w:rPr>
        <w:t>ForumMember</w:t>
      </w:r>
      <w:r>
        <w:rPr>
          <w:rFonts w:ascii="宋体" w:hAnsi="宋体" w:eastAsia="宋体"/>
          <w:szCs w:val="21"/>
        </w:rPr>
        <w:t>类操作表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88"/>
        <w:gridCol w:w="2613"/>
        <w:gridCol w:w="1643"/>
      </w:tblGrid>
      <w:tr w14:paraId="1696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45A07BFD">
            <w:pPr>
              <w:spacing w:line="360" w:lineRule="auto"/>
              <w:jc w:val="center"/>
              <w:rPr>
                <w:rFonts w:hint="eastAsia" w:ascii="宋体" w:hAnsi="宋体" w:eastAsia="宋体"/>
                <w:szCs w:val="21"/>
              </w:rPr>
            </w:pPr>
            <w:r>
              <w:rPr>
                <w:rFonts w:ascii="宋体" w:hAnsi="宋体" w:eastAsia="宋体"/>
                <w:szCs w:val="21"/>
              </w:rPr>
              <w:t>中文名</w:t>
            </w:r>
          </w:p>
        </w:tc>
        <w:tc>
          <w:tcPr>
            <w:tcW w:w="2613" w:type="dxa"/>
          </w:tcPr>
          <w:p w14:paraId="38C17573">
            <w:pPr>
              <w:spacing w:line="360" w:lineRule="auto"/>
              <w:jc w:val="center"/>
              <w:rPr>
                <w:rFonts w:hint="eastAsia" w:ascii="宋体" w:hAnsi="宋体" w:eastAsia="宋体"/>
                <w:szCs w:val="21"/>
              </w:rPr>
            </w:pPr>
            <w:r>
              <w:rPr>
                <w:rFonts w:ascii="宋体" w:hAnsi="宋体" w:eastAsia="宋体"/>
                <w:szCs w:val="21"/>
              </w:rPr>
              <w:t>英文名</w:t>
            </w:r>
          </w:p>
        </w:tc>
        <w:tc>
          <w:tcPr>
            <w:tcW w:w="1643" w:type="dxa"/>
          </w:tcPr>
          <w:p w14:paraId="70C37CC3">
            <w:pPr>
              <w:spacing w:line="360" w:lineRule="auto"/>
              <w:jc w:val="center"/>
              <w:rPr>
                <w:rFonts w:hint="eastAsia" w:ascii="宋体" w:hAnsi="宋体" w:eastAsia="宋体"/>
                <w:szCs w:val="21"/>
              </w:rPr>
            </w:pPr>
            <w:r>
              <w:rPr>
                <w:rFonts w:ascii="宋体" w:hAnsi="宋体" w:eastAsia="宋体"/>
                <w:szCs w:val="21"/>
              </w:rPr>
              <w:t>数据类型</w:t>
            </w:r>
          </w:p>
        </w:tc>
      </w:tr>
      <w:tr w14:paraId="6458E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F8F7B5D">
            <w:pPr>
              <w:spacing w:line="360" w:lineRule="auto"/>
              <w:jc w:val="center"/>
              <w:rPr>
                <w:rFonts w:hint="eastAsia" w:ascii="宋体" w:hAnsi="宋体" w:eastAsia="宋体"/>
                <w:szCs w:val="21"/>
                <w:lang w:eastAsia="zh"/>
              </w:rPr>
            </w:pPr>
            <w:r>
              <w:rPr>
                <w:rFonts w:ascii="宋体" w:hAnsi="宋体" w:eastAsia="宋体"/>
                <w:szCs w:val="21"/>
              </w:rPr>
              <w:t>返回用户ID</w:t>
            </w:r>
          </w:p>
        </w:tc>
        <w:tc>
          <w:tcPr>
            <w:tcW w:w="2613" w:type="dxa"/>
          </w:tcPr>
          <w:p w14:paraId="40DB6B3E">
            <w:pPr>
              <w:spacing w:line="360" w:lineRule="auto"/>
              <w:jc w:val="center"/>
              <w:rPr>
                <w:rFonts w:hint="eastAsia" w:ascii="宋体" w:hAnsi="宋体" w:eastAsia="宋体"/>
                <w:szCs w:val="21"/>
              </w:rPr>
            </w:pPr>
            <w:r>
              <w:rPr>
                <w:rFonts w:ascii="宋体" w:hAnsi="宋体" w:eastAsia="宋体"/>
                <w:szCs w:val="21"/>
              </w:rPr>
              <w:t>getUserID()</w:t>
            </w:r>
          </w:p>
        </w:tc>
        <w:tc>
          <w:tcPr>
            <w:tcW w:w="1643" w:type="dxa"/>
          </w:tcPr>
          <w:p w14:paraId="55A5C6EE">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4BF01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1D4452AA">
            <w:pPr>
              <w:spacing w:line="360" w:lineRule="auto"/>
              <w:jc w:val="center"/>
              <w:rPr>
                <w:rFonts w:hint="eastAsia" w:ascii="宋体" w:hAnsi="宋体" w:eastAsia="宋体"/>
                <w:szCs w:val="21"/>
              </w:rPr>
            </w:pPr>
            <w:r>
              <w:rPr>
                <w:rFonts w:ascii="宋体" w:hAnsi="宋体" w:eastAsia="宋体"/>
                <w:szCs w:val="21"/>
              </w:rPr>
              <w:t>设置用户ID</w:t>
            </w:r>
          </w:p>
        </w:tc>
        <w:tc>
          <w:tcPr>
            <w:tcW w:w="2613" w:type="dxa"/>
          </w:tcPr>
          <w:p w14:paraId="2EF9D743">
            <w:pPr>
              <w:spacing w:line="360" w:lineRule="auto"/>
              <w:jc w:val="center"/>
              <w:rPr>
                <w:rFonts w:hint="eastAsia" w:ascii="宋体" w:hAnsi="宋体" w:eastAsia="宋体"/>
                <w:szCs w:val="21"/>
              </w:rPr>
            </w:pPr>
            <w:r>
              <w:rPr>
                <w:rFonts w:ascii="宋体" w:hAnsi="宋体" w:eastAsia="宋体"/>
                <w:szCs w:val="21"/>
              </w:rPr>
              <w:t>setUserId()</w:t>
            </w:r>
          </w:p>
        </w:tc>
        <w:tc>
          <w:tcPr>
            <w:tcW w:w="1643" w:type="dxa"/>
          </w:tcPr>
          <w:p w14:paraId="0BDC6458">
            <w:pPr>
              <w:spacing w:line="360" w:lineRule="auto"/>
              <w:jc w:val="center"/>
              <w:rPr>
                <w:rFonts w:hint="eastAsia" w:ascii="宋体" w:hAnsi="宋体" w:eastAsia="宋体"/>
                <w:szCs w:val="21"/>
              </w:rPr>
            </w:pPr>
            <w:r>
              <w:rPr>
                <w:rFonts w:hint="eastAsia" w:ascii="宋体" w:hAnsi="宋体" w:eastAsia="宋体"/>
                <w:szCs w:val="21"/>
                <w:lang w:eastAsia="zh"/>
              </w:rPr>
              <w:t>bool</w:t>
            </w:r>
          </w:p>
        </w:tc>
      </w:tr>
      <w:tr w14:paraId="4272E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2F7BD009">
            <w:pPr>
              <w:spacing w:line="360" w:lineRule="auto"/>
              <w:jc w:val="center"/>
              <w:rPr>
                <w:rFonts w:hint="eastAsia" w:ascii="宋体" w:hAnsi="宋体" w:eastAsia="宋体"/>
                <w:szCs w:val="21"/>
              </w:rPr>
            </w:pPr>
            <w:r>
              <w:rPr>
                <w:rFonts w:ascii="宋体" w:hAnsi="宋体" w:eastAsia="宋体"/>
                <w:szCs w:val="21"/>
              </w:rPr>
              <w:t>返回</w:t>
            </w:r>
            <w:r>
              <w:rPr>
                <w:rFonts w:hint="eastAsia" w:ascii="宋体" w:hAnsi="宋体" w:eastAsia="宋体"/>
                <w:szCs w:val="21"/>
                <w:lang w:eastAsia="zh"/>
              </w:rPr>
              <w:t>主题频道</w:t>
            </w:r>
            <w:r>
              <w:rPr>
                <w:rFonts w:ascii="宋体" w:hAnsi="宋体" w:eastAsia="宋体"/>
                <w:szCs w:val="21"/>
              </w:rPr>
              <w:t>ID</w:t>
            </w:r>
          </w:p>
        </w:tc>
        <w:tc>
          <w:tcPr>
            <w:tcW w:w="2613" w:type="dxa"/>
          </w:tcPr>
          <w:p w14:paraId="09BDAFDC">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lang w:eastAsia="zh"/>
              </w:rPr>
              <w:t>Forum</w:t>
            </w:r>
            <w:r>
              <w:rPr>
                <w:rFonts w:ascii="宋体" w:hAnsi="宋体" w:eastAsia="宋体"/>
                <w:szCs w:val="21"/>
              </w:rPr>
              <w:t>ID()</w:t>
            </w:r>
          </w:p>
        </w:tc>
        <w:tc>
          <w:tcPr>
            <w:tcW w:w="1643" w:type="dxa"/>
          </w:tcPr>
          <w:p w14:paraId="69450F8F">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647C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41CCE59D">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主题频道</w:t>
            </w:r>
            <w:r>
              <w:rPr>
                <w:rFonts w:hint="eastAsia" w:ascii="宋体" w:hAnsi="宋体" w:eastAsia="宋体"/>
                <w:szCs w:val="21"/>
              </w:rPr>
              <w:t>ID</w:t>
            </w:r>
          </w:p>
        </w:tc>
        <w:tc>
          <w:tcPr>
            <w:tcW w:w="2613" w:type="dxa"/>
          </w:tcPr>
          <w:p w14:paraId="151D6C7D">
            <w:pPr>
              <w:spacing w:line="360" w:lineRule="auto"/>
              <w:jc w:val="center"/>
              <w:rPr>
                <w:rFonts w:hint="eastAsia" w:ascii="宋体" w:hAnsi="宋体" w:eastAsia="宋体"/>
                <w:szCs w:val="21"/>
              </w:rPr>
            </w:pPr>
            <w:r>
              <w:rPr>
                <w:rFonts w:hint="eastAsia" w:ascii="宋体" w:hAnsi="宋体" w:eastAsia="宋体"/>
                <w:szCs w:val="21"/>
                <w:lang w:eastAsia="zh"/>
              </w:rPr>
              <w:t>s</w:t>
            </w:r>
            <w:r>
              <w:rPr>
                <w:rFonts w:hint="eastAsia" w:ascii="宋体" w:hAnsi="宋体" w:eastAsia="宋体"/>
                <w:szCs w:val="21"/>
              </w:rPr>
              <w:t>et</w:t>
            </w:r>
            <w:r>
              <w:rPr>
                <w:rFonts w:hint="eastAsia" w:ascii="宋体" w:hAnsi="宋体" w:eastAsia="宋体"/>
                <w:szCs w:val="21"/>
                <w:lang w:eastAsia="zh"/>
              </w:rPr>
              <w:t>Forum</w:t>
            </w:r>
            <w:r>
              <w:rPr>
                <w:rFonts w:hint="eastAsia" w:ascii="宋体" w:hAnsi="宋体" w:eastAsia="宋体"/>
                <w:szCs w:val="21"/>
              </w:rPr>
              <w:t>ID(</w:t>
            </w:r>
            <w:r>
              <w:rPr>
                <w:rFonts w:ascii="宋体" w:hAnsi="宋体" w:eastAsia="宋体"/>
                <w:szCs w:val="21"/>
              </w:rPr>
              <w:t>)</w:t>
            </w:r>
          </w:p>
        </w:tc>
        <w:tc>
          <w:tcPr>
            <w:tcW w:w="1643" w:type="dxa"/>
          </w:tcPr>
          <w:p w14:paraId="6B250F74">
            <w:pPr>
              <w:spacing w:line="360" w:lineRule="auto"/>
              <w:jc w:val="center"/>
              <w:rPr>
                <w:rFonts w:hint="eastAsia" w:ascii="宋体" w:hAnsi="宋体" w:eastAsia="宋体"/>
                <w:szCs w:val="21"/>
              </w:rPr>
            </w:pPr>
            <w:r>
              <w:rPr>
                <w:rFonts w:hint="eastAsia" w:ascii="宋体" w:hAnsi="宋体" w:eastAsia="宋体"/>
                <w:szCs w:val="21"/>
                <w:lang w:eastAsia="zh"/>
              </w:rPr>
              <w:t>bool</w:t>
            </w:r>
          </w:p>
        </w:tc>
      </w:tr>
      <w:tr w14:paraId="1F1F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01044EE2">
            <w:pPr>
              <w:spacing w:line="360" w:lineRule="auto"/>
              <w:jc w:val="center"/>
              <w:rPr>
                <w:rFonts w:hint="eastAsia" w:ascii="宋体" w:hAnsi="宋体" w:eastAsia="宋体"/>
                <w:szCs w:val="21"/>
                <w:lang w:eastAsia="zh"/>
              </w:rPr>
            </w:pPr>
            <w:r>
              <w:rPr>
                <w:rFonts w:ascii="宋体" w:hAnsi="宋体" w:eastAsia="宋体"/>
                <w:szCs w:val="21"/>
              </w:rPr>
              <w:t>返回</w:t>
            </w:r>
            <w:r>
              <w:rPr>
                <w:rFonts w:hint="eastAsia" w:ascii="宋体" w:hAnsi="宋体" w:eastAsia="宋体"/>
                <w:szCs w:val="21"/>
                <w:lang w:eastAsia="zh"/>
              </w:rPr>
              <w:t>加入时间</w:t>
            </w:r>
          </w:p>
        </w:tc>
        <w:tc>
          <w:tcPr>
            <w:tcW w:w="2613" w:type="dxa"/>
          </w:tcPr>
          <w:p w14:paraId="543693FB">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lang w:eastAsia="zh"/>
              </w:rPr>
              <w:t>JoinTime</w:t>
            </w:r>
            <w:r>
              <w:rPr>
                <w:rFonts w:ascii="宋体" w:hAnsi="宋体" w:eastAsia="宋体"/>
                <w:szCs w:val="21"/>
              </w:rPr>
              <w:t>()</w:t>
            </w:r>
          </w:p>
        </w:tc>
        <w:tc>
          <w:tcPr>
            <w:tcW w:w="1643" w:type="dxa"/>
          </w:tcPr>
          <w:p w14:paraId="5D381E54">
            <w:pPr>
              <w:spacing w:line="360" w:lineRule="auto"/>
              <w:jc w:val="center"/>
              <w:rPr>
                <w:rFonts w:hint="eastAsia" w:ascii="宋体" w:hAnsi="宋体" w:eastAsia="宋体"/>
                <w:szCs w:val="21"/>
                <w:lang w:eastAsia="zh"/>
              </w:rPr>
            </w:pPr>
            <w:r>
              <w:rPr>
                <w:rFonts w:hint="eastAsia" w:ascii="宋体" w:hAnsi="宋体" w:eastAsia="宋体"/>
                <w:szCs w:val="21"/>
                <w:lang w:eastAsia="zh"/>
              </w:rPr>
              <w:t>datetime</w:t>
            </w:r>
          </w:p>
        </w:tc>
      </w:tr>
      <w:tr w14:paraId="0CC2D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768C3899">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加入时间</w:t>
            </w:r>
          </w:p>
        </w:tc>
        <w:tc>
          <w:tcPr>
            <w:tcW w:w="2613" w:type="dxa"/>
          </w:tcPr>
          <w:p w14:paraId="4A2C8B76">
            <w:pPr>
              <w:spacing w:line="360" w:lineRule="auto"/>
              <w:jc w:val="center"/>
              <w:rPr>
                <w:rFonts w:hint="eastAsia" w:ascii="宋体" w:hAnsi="宋体" w:eastAsia="宋体"/>
                <w:szCs w:val="21"/>
              </w:rPr>
            </w:pPr>
            <w:r>
              <w:rPr>
                <w:rFonts w:hint="eastAsia" w:ascii="宋体" w:hAnsi="宋体" w:eastAsia="宋体"/>
                <w:szCs w:val="21"/>
                <w:lang w:eastAsia="zh"/>
              </w:rPr>
              <w:t>s</w:t>
            </w:r>
            <w:r>
              <w:rPr>
                <w:rFonts w:hint="eastAsia" w:ascii="宋体" w:hAnsi="宋体" w:eastAsia="宋体"/>
                <w:szCs w:val="21"/>
              </w:rPr>
              <w:t>et</w:t>
            </w:r>
            <w:r>
              <w:rPr>
                <w:rFonts w:hint="eastAsia" w:ascii="宋体" w:hAnsi="宋体" w:eastAsia="宋体"/>
                <w:szCs w:val="21"/>
                <w:lang w:eastAsia="zh"/>
              </w:rPr>
              <w:t>JoinTime</w:t>
            </w:r>
            <w:r>
              <w:rPr>
                <w:rFonts w:hint="eastAsia" w:ascii="宋体" w:hAnsi="宋体" w:eastAsia="宋体"/>
                <w:szCs w:val="21"/>
              </w:rPr>
              <w:t>(</w:t>
            </w:r>
            <w:r>
              <w:rPr>
                <w:rFonts w:ascii="宋体" w:hAnsi="宋体" w:eastAsia="宋体"/>
                <w:szCs w:val="21"/>
              </w:rPr>
              <w:t>)</w:t>
            </w:r>
          </w:p>
        </w:tc>
        <w:tc>
          <w:tcPr>
            <w:tcW w:w="1643" w:type="dxa"/>
          </w:tcPr>
          <w:p w14:paraId="5F32DCA4">
            <w:pPr>
              <w:spacing w:line="360" w:lineRule="auto"/>
              <w:jc w:val="center"/>
              <w:rPr>
                <w:rFonts w:hint="eastAsia" w:ascii="宋体" w:hAnsi="宋体" w:eastAsia="宋体"/>
                <w:szCs w:val="21"/>
              </w:rPr>
            </w:pPr>
            <w:r>
              <w:rPr>
                <w:rFonts w:hint="eastAsia" w:ascii="宋体" w:hAnsi="宋体" w:eastAsia="宋体"/>
                <w:szCs w:val="21"/>
                <w:lang w:eastAsia="zh"/>
              </w:rPr>
              <w:t>bool</w:t>
            </w:r>
          </w:p>
        </w:tc>
      </w:tr>
      <w:tr w14:paraId="29265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75" w:author="神镐人 项目灭迹人 若叶睦 [2]" w:date="2025-11-07T15:20:48Z"/>
        </w:trPr>
        <w:tc>
          <w:tcPr>
            <w:tcW w:w="2188" w:type="dxa"/>
          </w:tcPr>
          <w:p w14:paraId="0506F5E9">
            <w:pPr>
              <w:spacing w:line="360" w:lineRule="auto"/>
              <w:jc w:val="center"/>
              <w:rPr>
                <w:del w:id="76" w:author="神镐人 项目灭迹人 若叶睦 [2]" w:date="2025-11-07T15:20:48Z"/>
                <w:rFonts w:hint="eastAsia" w:ascii="宋体" w:hAnsi="宋体" w:eastAsia="宋体"/>
                <w:szCs w:val="21"/>
                <w:lang w:eastAsia="zh"/>
              </w:rPr>
            </w:pPr>
            <w:del w:id="77" w:author="神镐人 项目灭迹人 若叶睦 [2]" w:date="2025-11-07T15:20:48Z">
              <w:r>
                <w:rPr>
                  <w:rFonts w:ascii="宋体" w:hAnsi="宋体" w:eastAsia="宋体"/>
                  <w:szCs w:val="21"/>
                </w:rPr>
                <w:delText>返回</w:delText>
              </w:r>
            </w:del>
            <w:del w:id="78" w:author="神镐人 项目灭迹人 若叶睦 [2]" w:date="2025-11-07T15:20:48Z">
              <w:r>
                <w:rPr>
                  <w:rFonts w:hint="eastAsia" w:ascii="宋体" w:hAnsi="宋体" w:eastAsia="宋体"/>
                  <w:szCs w:val="21"/>
                  <w:lang w:eastAsia="zh"/>
                </w:rPr>
                <w:delText>用户状态</w:delText>
              </w:r>
            </w:del>
          </w:p>
        </w:tc>
        <w:tc>
          <w:tcPr>
            <w:tcW w:w="2613" w:type="dxa"/>
          </w:tcPr>
          <w:p w14:paraId="2BD043B9">
            <w:pPr>
              <w:spacing w:line="360" w:lineRule="auto"/>
              <w:jc w:val="center"/>
              <w:rPr>
                <w:del w:id="79" w:author="神镐人 项目灭迹人 若叶睦 [2]" w:date="2025-11-07T15:20:48Z"/>
                <w:rFonts w:hint="eastAsia" w:ascii="宋体" w:hAnsi="宋体" w:eastAsia="宋体"/>
                <w:szCs w:val="21"/>
              </w:rPr>
            </w:pPr>
            <w:del w:id="80" w:author="神镐人 项目灭迹人 若叶睦 [2]" w:date="2025-11-07T15:20:48Z">
              <w:r>
                <w:rPr>
                  <w:rFonts w:ascii="宋体" w:hAnsi="宋体" w:eastAsia="宋体"/>
                  <w:szCs w:val="21"/>
                </w:rPr>
                <w:delText>get</w:delText>
              </w:r>
            </w:del>
            <w:del w:id="81" w:author="神镐人 项目灭迹人 若叶睦 [2]" w:date="2025-11-07T15:20:48Z">
              <w:r>
                <w:rPr>
                  <w:rFonts w:hint="eastAsia" w:ascii="宋体" w:hAnsi="宋体" w:eastAsia="宋体"/>
                  <w:szCs w:val="21"/>
                  <w:lang w:eastAsia="zh"/>
                </w:rPr>
                <w:delText>UserState</w:delText>
              </w:r>
            </w:del>
            <w:del w:id="82" w:author="神镐人 项目灭迹人 若叶睦 [2]" w:date="2025-11-07T15:20:48Z">
              <w:r>
                <w:rPr>
                  <w:rFonts w:ascii="宋体" w:hAnsi="宋体" w:eastAsia="宋体"/>
                  <w:szCs w:val="21"/>
                </w:rPr>
                <w:delText>()</w:delText>
              </w:r>
            </w:del>
          </w:p>
        </w:tc>
        <w:tc>
          <w:tcPr>
            <w:tcW w:w="1643" w:type="dxa"/>
          </w:tcPr>
          <w:p w14:paraId="4A4F269B">
            <w:pPr>
              <w:spacing w:line="360" w:lineRule="auto"/>
              <w:jc w:val="center"/>
              <w:rPr>
                <w:del w:id="83" w:author="神镐人 项目灭迹人 若叶睦 [2]" w:date="2025-11-07T15:20:48Z"/>
                <w:rFonts w:hint="eastAsia" w:ascii="宋体" w:hAnsi="宋体" w:eastAsia="宋体"/>
                <w:szCs w:val="21"/>
                <w:lang w:eastAsia="zh"/>
              </w:rPr>
            </w:pPr>
            <w:del w:id="84" w:author="神镐人 项目灭迹人 若叶睦 [2]" w:date="2025-11-07T15:20:48Z">
              <w:r>
                <w:rPr>
                  <w:rFonts w:hint="eastAsia" w:ascii="宋体" w:hAnsi="宋体" w:eastAsia="宋体"/>
                  <w:szCs w:val="21"/>
                  <w:lang w:eastAsia="zh"/>
                </w:rPr>
                <w:delText>varchar</w:delText>
              </w:r>
            </w:del>
          </w:p>
        </w:tc>
      </w:tr>
      <w:tr w14:paraId="65477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del w:id="85" w:author="神镐人 项目灭迹人 若叶睦 [2]" w:date="2025-11-07T15:20:48Z"/>
        </w:trPr>
        <w:tc>
          <w:tcPr>
            <w:tcW w:w="2188" w:type="dxa"/>
          </w:tcPr>
          <w:p w14:paraId="6F7E2629">
            <w:pPr>
              <w:spacing w:line="360" w:lineRule="auto"/>
              <w:jc w:val="center"/>
              <w:rPr>
                <w:del w:id="86" w:author="神镐人 项目灭迹人 若叶睦 [2]" w:date="2025-11-07T15:20:48Z"/>
                <w:rFonts w:hint="eastAsia" w:ascii="宋体" w:hAnsi="宋体" w:eastAsia="宋体"/>
                <w:szCs w:val="21"/>
              </w:rPr>
            </w:pPr>
            <w:del w:id="87" w:author="神镐人 项目灭迹人 若叶睦 [2]" w:date="2025-11-07T15:20:48Z">
              <w:r>
                <w:rPr>
                  <w:rFonts w:hint="eastAsia" w:ascii="宋体" w:hAnsi="宋体" w:eastAsia="宋体"/>
                  <w:szCs w:val="21"/>
                </w:rPr>
                <w:delText>设置</w:delText>
              </w:r>
            </w:del>
            <w:del w:id="88" w:author="神镐人 项目灭迹人 若叶睦 [2]" w:date="2025-11-07T15:20:48Z">
              <w:r>
                <w:rPr>
                  <w:rFonts w:hint="eastAsia" w:ascii="宋体" w:hAnsi="宋体" w:eastAsia="宋体"/>
                  <w:szCs w:val="21"/>
                  <w:lang w:eastAsia="zh"/>
                </w:rPr>
                <w:delText>用户状态</w:delText>
              </w:r>
            </w:del>
          </w:p>
        </w:tc>
        <w:tc>
          <w:tcPr>
            <w:tcW w:w="2613" w:type="dxa"/>
          </w:tcPr>
          <w:p w14:paraId="199C5A64">
            <w:pPr>
              <w:spacing w:line="360" w:lineRule="auto"/>
              <w:jc w:val="center"/>
              <w:rPr>
                <w:del w:id="89" w:author="神镐人 项目灭迹人 若叶睦 [2]" w:date="2025-11-07T15:20:48Z"/>
                <w:rFonts w:hint="eastAsia" w:ascii="宋体" w:hAnsi="宋体" w:eastAsia="宋体"/>
                <w:szCs w:val="21"/>
              </w:rPr>
            </w:pPr>
            <w:del w:id="90" w:author="神镐人 项目灭迹人 若叶睦 [2]" w:date="2025-11-07T15:20:48Z">
              <w:r>
                <w:rPr>
                  <w:rFonts w:hint="eastAsia" w:ascii="宋体" w:hAnsi="宋体" w:eastAsia="宋体"/>
                  <w:szCs w:val="21"/>
                  <w:lang w:eastAsia="zh"/>
                </w:rPr>
                <w:delText>s</w:delText>
              </w:r>
            </w:del>
            <w:del w:id="91" w:author="神镐人 项目灭迹人 若叶睦 [2]" w:date="2025-11-07T15:20:48Z">
              <w:r>
                <w:rPr>
                  <w:rFonts w:hint="eastAsia" w:ascii="宋体" w:hAnsi="宋体" w:eastAsia="宋体"/>
                  <w:szCs w:val="21"/>
                </w:rPr>
                <w:delText>et</w:delText>
              </w:r>
            </w:del>
            <w:del w:id="92" w:author="神镐人 项目灭迹人 若叶睦 [2]" w:date="2025-11-07T15:20:48Z">
              <w:r>
                <w:rPr>
                  <w:rFonts w:hint="eastAsia" w:ascii="宋体" w:hAnsi="宋体" w:eastAsia="宋体"/>
                  <w:szCs w:val="21"/>
                  <w:lang w:eastAsia="zh"/>
                </w:rPr>
                <w:delText>UserState</w:delText>
              </w:r>
            </w:del>
            <w:del w:id="93" w:author="神镐人 项目灭迹人 若叶睦 [2]" w:date="2025-11-07T15:20:48Z">
              <w:r>
                <w:rPr>
                  <w:rFonts w:hint="eastAsia" w:ascii="宋体" w:hAnsi="宋体" w:eastAsia="宋体"/>
                  <w:szCs w:val="21"/>
                </w:rPr>
                <w:delText>(</w:delText>
              </w:r>
            </w:del>
            <w:del w:id="94" w:author="神镐人 项目灭迹人 若叶睦 [2]" w:date="2025-11-07T15:20:48Z">
              <w:r>
                <w:rPr>
                  <w:rFonts w:ascii="宋体" w:hAnsi="宋体" w:eastAsia="宋体"/>
                  <w:szCs w:val="21"/>
                </w:rPr>
                <w:delText>)</w:delText>
              </w:r>
            </w:del>
          </w:p>
        </w:tc>
        <w:tc>
          <w:tcPr>
            <w:tcW w:w="1643" w:type="dxa"/>
          </w:tcPr>
          <w:p w14:paraId="753548FC">
            <w:pPr>
              <w:spacing w:line="360" w:lineRule="auto"/>
              <w:jc w:val="center"/>
              <w:rPr>
                <w:del w:id="95" w:author="神镐人 项目灭迹人 若叶睦 [2]" w:date="2025-11-07T15:20:48Z"/>
                <w:rFonts w:hint="eastAsia" w:ascii="宋体" w:hAnsi="宋体" w:eastAsia="宋体"/>
                <w:szCs w:val="21"/>
              </w:rPr>
            </w:pPr>
            <w:del w:id="96" w:author="神镐人 项目灭迹人 若叶睦 [2]" w:date="2025-11-07T15:20:48Z">
              <w:r>
                <w:rPr>
                  <w:rFonts w:hint="eastAsia" w:ascii="宋体" w:hAnsi="宋体" w:eastAsia="宋体"/>
                  <w:szCs w:val="21"/>
                  <w:lang w:eastAsia="zh"/>
                </w:rPr>
                <w:delText>bool</w:delText>
              </w:r>
            </w:del>
          </w:p>
        </w:tc>
      </w:tr>
      <w:tr w14:paraId="75DFA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8" w:type="dxa"/>
          </w:tcPr>
          <w:p w14:paraId="43D66C0D">
            <w:pPr>
              <w:spacing w:line="360" w:lineRule="auto"/>
              <w:jc w:val="center"/>
              <w:rPr>
                <w:rFonts w:hint="eastAsia" w:ascii="宋体" w:hAnsi="宋体" w:eastAsia="宋体"/>
                <w:szCs w:val="21"/>
              </w:rPr>
            </w:pPr>
            <w:r>
              <w:rPr>
                <w:rFonts w:hint="eastAsia" w:ascii="宋体" w:hAnsi="宋体" w:eastAsia="宋体"/>
                <w:szCs w:val="21"/>
                <w:lang w:eastAsia="zh"/>
              </w:rPr>
              <w:t>加入频道</w:t>
            </w:r>
          </w:p>
        </w:tc>
        <w:tc>
          <w:tcPr>
            <w:tcW w:w="2613" w:type="dxa"/>
          </w:tcPr>
          <w:p w14:paraId="13FC06C4">
            <w:pPr>
              <w:spacing w:line="360" w:lineRule="auto"/>
              <w:jc w:val="center"/>
              <w:rPr>
                <w:rFonts w:hint="eastAsia" w:ascii="宋体" w:hAnsi="宋体" w:eastAsia="宋体"/>
                <w:szCs w:val="21"/>
              </w:rPr>
            </w:pPr>
            <w:r>
              <w:rPr>
                <w:rFonts w:hint="eastAsia" w:ascii="宋体" w:hAnsi="宋体" w:eastAsia="宋体"/>
                <w:szCs w:val="21"/>
                <w:lang w:eastAsia="zh"/>
              </w:rPr>
              <w:t>joinForum()</w:t>
            </w:r>
          </w:p>
        </w:tc>
        <w:tc>
          <w:tcPr>
            <w:tcW w:w="1643" w:type="dxa"/>
          </w:tcPr>
          <w:p w14:paraId="469C5117">
            <w:pPr>
              <w:spacing w:line="360" w:lineRule="auto"/>
              <w:jc w:val="center"/>
              <w:rPr>
                <w:rFonts w:hint="eastAsia" w:ascii="宋体" w:hAnsi="宋体" w:eastAsia="宋体"/>
                <w:szCs w:val="21"/>
              </w:rPr>
            </w:pPr>
            <w:r>
              <w:rPr>
                <w:rFonts w:hint="eastAsia" w:ascii="宋体" w:hAnsi="宋体" w:eastAsia="宋体"/>
                <w:szCs w:val="21"/>
                <w:lang w:eastAsia="zh"/>
              </w:rPr>
              <w:t>bool</w:t>
            </w:r>
          </w:p>
        </w:tc>
      </w:tr>
      <w:tr w14:paraId="52F38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88" w:type="dxa"/>
          </w:tcPr>
          <w:p w14:paraId="6C0AA29E">
            <w:pPr>
              <w:spacing w:line="360" w:lineRule="auto"/>
              <w:jc w:val="center"/>
              <w:rPr>
                <w:rFonts w:hint="eastAsia" w:ascii="宋体" w:hAnsi="宋体" w:eastAsia="宋体"/>
                <w:szCs w:val="21"/>
                <w:lang w:eastAsia="zh"/>
              </w:rPr>
            </w:pPr>
            <w:r>
              <w:rPr>
                <w:rFonts w:hint="eastAsia" w:ascii="宋体" w:hAnsi="宋体" w:eastAsia="宋体"/>
                <w:szCs w:val="21"/>
                <w:lang w:eastAsia="zh"/>
              </w:rPr>
              <w:t>退出频道</w:t>
            </w:r>
          </w:p>
        </w:tc>
        <w:tc>
          <w:tcPr>
            <w:tcW w:w="2613" w:type="dxa"/>
          </w:tcPr>
          <w:p w14:paraId="2EBA256C">
            <w:pPr>
              <w:spacing w:line="360" w:lineRule="auto"/>
              <w:jc w:val="center"/>
              <w:rPr>
                <w:rFonts w:hint="eastAsia" w:ascii="宋体" w:hAnsi="宋体" w:eastAsia="宋体"/>
                <w:szCs w:val="21"/>
                <w:lang w:eastAsia="zh"/>
              </w:rPr>
            </w:pPr>
            <w:r>
              <w:rPr>
                <w:rFonts w:hint="eastAsia" w:ascii="宋体" w:hAnsi="宋体" w:eastAsia="宋体"/>
                <w:szCs w:val="21"/>
                <w:lang w:eastAsia="zh"/>
              </w:rPr>
              <w:t>exitForum()</w:t>
            </w:r>
          </w:p>
        </w:tc>
        <w:tc>
          <w:tcPr>
            <w:tcW w:w="1643" w:type="dxa"/>
          </w:tcPr>
          <w:p w14:paraId="00C95513">
            <w:pPr>
              <w:spacing w:line="360" w:lineRule="auto"/>
              <w:jc w:val="center"/>
              <w:rPr>
                <w:rFonts w:hint="eastAsia" w:ascii="宋体" w:hAnsi="宋体" w:eastAsia="宋体"/>
                <w:szCs w:val="21"/>
                <w:lang w:eastAsia="zh"/>
              </w:rPr>
            </w:pPr>
            <w:r>
              <w:rPr>
                <w:rFonts w:hint="eastAsia" w:ascii="宋体" w:hAnsi="宋体" w:eastAsia="宋体"/>
                <w:szCs w:val="21"/>
                <w:lang w:eastAsia="zh"/>
              </w:rPr>
              <w:t>bool</w:t>
            </w:r>
          </w:p>
        </w:tc>
      </w:tr>
    </w:tbl>
    <w:p w14:paraId="185A8C12">
      <w:pPr>
        <w:spacing w:line="360" w:lineRule="auto"/>
        <w:jc w:val="center"/>
        <w:rPr>
          <w:rFonts w:hint="eastAsia" w:ascii="宋体" w:hAnsi="宋体" w:eastAsia="宋体"/>
          <w:szCs w:val="21"/>
        </w:rPr>
      </w:pPr>
    </w:p>
    <w:p w14:paraId="13750B68">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hint="eastAsia" w:ascii="宋体" w:hAnsi="宋体" w:eastAsia="宋体"/>
          <w:b/>
          <w:bCs/>
          <w:szCs w:val="21"/>
          <w:lang w:eastAsia="zh"/>
        </w:rPr>
        <w:t>Forum</w:t>
      </w:r>
      <w:r>
        <w:rPr>
          <w:rFonts w:hint="eastAsia" w:ascii="宋体" w:hAnsi="宋体" w:eastAsia="宋体"/>
          <w:b/>
          <w:bCs/>
          <w:szCs w:val="21"/>
        </w:rPr>
        <w:t>（</w:t>
      </w:r>
      <w:r>
        <w:rPr>
          <w:rFonts w:hint="eastAsia" w:ascii="宋体" w:hAnsi="宋体" w:eastAsia="宋体"/>
          <w:b/>
          <w:bCs/>
          <w:szCs w:val="21"/>
          <w:lang w:eastAsia="zh"/>
        </w:rPr>
        <w:t>主题频道</w:t>
      </w:r>
      <w:r>
        <w:rPr>
          <w:rFonts w:hint="eastAsia" w:ascii="宋体" w:hAnsi="宋体" w:eastAsia="宋体"/>
          <w:b/>
          <w:bCs/>
          <w:szCs w:val="21"/>
        </w:rPr>
        <w:t>类）</w:t>
      </w:r>
    </w:p>
    <w:p w14:paraId="0C435C91">
      <w:pPr>
        <w:spacing w:line="360" w:lineRule="auto"/>
        <w:jc w:val="left"/>
        <w:rPr>
          <w:rFonts w:hint="eastAsia" w:ascii="宋体" w:hAnsi="宋体" w:eastAsia="宋体"/>
          <w:b/>
          <w:bCs/>
          <w:szCs w:val="21"/>
        </w:rPr>
      </w:pPr>
      <w:r>
        <w:rPr>
          <w:rFonts w:hint="eastAsia" w:ascii="宋体" w:hAnsi="宋体" w:eastAsia="宋体"/>
          <w:b/>
          <w:bCs/>
          <w:szCs w:val="21"/>
        </w:rPr>
        <w:t>属性表如表</w:t>
      </w:r>
      <w:r>
        <w:rPr>
          <w:rFonts w:ascii="宋体" w:hAnsi="宋体" w:eastAsia="宋体"/>
          <w:b/>
          <w:bCs/>
          <w:szCs w:val="21"/>
        </w:rPr>
        <w:t>3.2.5</w:t>
      </w:r>
      <w:r>
        <w:rPr>
          <w:rFonts w:hint="eastAsia" w:ascii="宋体" w:hAnsi="宋体" w:eastAsia="宋体"/>
          <w:b/>
          <w:bCs/>
          <w:szCs w:val="21"/>
        </w:rPr>
        <w:t>所示：</w:t>
      </w:r>
    </w:p>
    <w:p w14:paraId="0F42DA9B">
      <w:pPr>
        <w:spacing w:line="360" w:lineRule="auto"/>
        <w:jc w:val="center"/>
        <w:rPr>
          <w:rFonts w:hint="eastAsia" w:ascii="宋体" w:hAnsi="宋体" w:eastAsia="宋体"/>
          <w:szCs w:val="21"/>
        </w:rPr>
      </w:pPr>
      <w:r>
        <w:rPr>
          <w:rFonts w:ascii="宋体" w:hAnsi="宋体" w:eastAsia="宋体"/>
          <w:szCs w:val="21"/>
        </w:rPr>
        <w:t xml:space="preserve">表3.2.5 </w:t>
      </w:r>
      <w:r>
        <w:rPr>
          <w:rFonts w:hint="eastAsia" w:ascii="宋体" w:hAnsi="宋体" w:eastAsia="宋体"/>
          <w:szCs w:val="21"/>
          <w:lang w:eastAsia="zh"/>
        </w:rPr>
        <w:t>Forum</w:t>
      </w:r>
      <w:r>
        <w:rPr>
          <w:rFonts w:ascii="宋体" w:hAnsi="宋体" w:eastAsia="宋体"/>
          <w:szCs w:val="21"/>
        </w:rPr>
        <w:t>类操作表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3102"/>
        <w:gridCol w:w="1438"/>
      </w:tblGrid>
      <w:tr w14:paraId="23D32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2C91B11">
            <w:pPr>
              <w:spacing w:line="360" w:lineRule="auto"/>
              <w:jc w:val="center"/>
              <w:rPr>
                <w:rFonts w:hint="eastAsia" w:ascii="宋体" w:hAnsi="宋体" w:eastAsia="宋体"/>
                <w:szCs w:val="21"/>
              </w:rPr>
            </w:pPr>
            <w:r>
              <w:rPr>
                <w:rFonts w:ascii="宋体" w:hAnsi="宋体" w:eastAsia="宋体"/>
                <w:szCs w:val="21"/>
              </w:rPr>
              <w:t>中文名</w:t>
            </w:r>
          </w:p>
        </w:tc>
        <w:tc>
          <w:tcPr>
            <w:tcW w:w="3102" w:type="dxa"/>
            <w:tcBorders>
              <w:top w:val="single" w:color="auto" w:sz="4" w:space="0"/>
              <w:left w:val="single" w:color="auto" w:sz="4" w:space="0"/>
              <w:bottom w:val="single" w:color="auto" w:sz="4" w:space="0"/>
              <w:right w:val="single" w:color="auto" w:sz="4" w:space="0"/>
            </w:tcBorders>
          </w:tcPr>
          <w:p w14:paraId="48201BD7">
            <w:pPr>
              <w:spacing w:line="360" w:lineRule="auto"/>
              <w:jc w:val="center"/>
              <w:rPr>
                <w:rFonts w:hint="eastAsia" w:ascii="宋体" w:hAnsi="宋体" w:eastAsia="宋体"/>
                <w:szCs w:val="21"/>
              </w:rPr>
            </w:pPr>
            <w:r>
              <w:rPr>
                <w:rFonts w:ascii="宋体" w:hAnsi="宋体" w:eastAsia="宋体"/>
                <w:szCs w:val="21"/>
              </w:rPr>
              <w:t>英文名</w:t>
            </w:r>
          </w:p>
        </w:tc>
        <w:tc>
          <w:tcPr>
            <w:tcW w:w="1438" w:type="dxa"/>
            <w:tcBorders>
              <w:top w:val="single" w:color="auto" w:sz="4" w:space="0"/>
              <w:left w:val="single" w:color="auto" w:sz="4" w:space="0"/>
              <w:bottom w:val="single" w:color="auto" w:sz="4" w:space="0"/>
              <w:right w:val="single" w:color="auto" w:sz="4" w:space="0"/>
            </w:tcBorders>
          </w:tcPr>
          <w:p w14:paraId="12D8D795">
            <w:pPr>
              <w:spacing w:line="360" w:lineRule="auto"/>
              <w:jc w:val="center"/>
              <w:rPr>
                <w:rFonts w:hint="eastAsia" w:ascii="宋体" w:hAnsi="宋体" w:eastAsia="宋体"/>
                <w:szCs w:val="21"/>
              </w:rPr>
            </w:pPr>
            <w:r>
              <w:rPr>
                <w:rFonts w:ascii="宋体" w:hAnsi="宋体" w:eastAsia="宋体"/>
                <w:szCs w:val="21"/>
              </w:rPr>
              <w:t>返回值类型</w:t>
            </w:r>
          </w:p>
        </w:tc>
      </w:tr>
      <w:tr w14:paraId="11E62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65C208C">
            <w:pPr>
              <w:spacing w:line="360" w:lineRule="auto"/>
              <w:jc w:val="center"/>
              <w:rPr>
                <w:rFonts w:hint="eastAsia" w:ascii="宋体" w:hAnsi="宋体" w:eastAsia="宋体"/>
                <w:szCs w:val="21"/>
              </w:rPr>
            </w:pPr>
            <w:r>
              <w:rPr>
                <w:rFonts w:hint="eastAsia" w:ascii="宋体" w:hAnsi="宋体" w:eastAsia="宋体"/>
                <w:szCs w:val="21"/>
                <w:lang w:eastAsia="zh"/>
              </w:rPr>
              <w:t>创建主题频道</w:t>
            </w:r>
          </w:p>
        </w:tc>
        <w:tc>
          <w:tcPr>
            <w:tcW w:w="3102" w:type="dxa"/>
            <w:tcBorders>
              <w:top w:val="single" w:color="auto" w:sz="4" w:space="0"/>
              <w:left w:val="single" w:color="auto" w:sz="4" w:space="0"/>
              <w:bottom w:val="single" w:color="auto" w:sz="4" w:space="0"/>
              <w:right w:val="single" w:color="auto" w:sz="4" w:space="0"/>
            </w:tcBorders>
          </w:tcPr>
          <w:p w14:paraId="475986FB">
            <w:pPr>
              <w:spacing w:line="360" w:lineRule="auto"/>
              <w:jc w:val="center"/>
              <w:rPr>
                <w:rFonts w:hint="eastAsia" w:ascii="宋体" w:hAnsi="宋体" w:eastAsia="宋体"/>
                <w:szCs w:val="21"/>
              </w:rPr>
            </w:pPr>
            <w:r>
              <w:rPr>
                <w:rFonts w:hint="eastAsia" w:ascii="宋体" w:hAnsi="宋体" w:eastAsia="宋体"/>
                <w:szCs w:val="21"/>
                <w:lang w:eastAsia="zh"/>
              </w:rPr>
              <w:t>addForum</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509C2938">
            <w:pPr>
              <w:spacing w:line="360" w:lineRule="auto"/>
              <w:jc w:val="center"/>
              <w:rPr>
                <w:rFonts w:hint="eastAsia" w:ascii="宋体" w:hAnsi="宋体" w:eastAsia="宋体"/>
                <w:szCs w:val="21"/>
              </w:rPr>
            </w:pPr>
            <w:r>
              <w:rPr>
                <w:rFonts w:ascii="宋体" w:hAnsi="宋体" w:eastAsia="宋体"/>
                <w:szCs w:val="21"/>
              </w:rPr>
              <w:t>bool</w:t>
            </w:r>
          </w:p>
        </w:tc>
      </w:tr>
      <w:tr w14:paraId="2F8D4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4A43676">
            <w:pPr>
              <w:spacing w:line="360" w:lineRule="auto"/>
              <w:jc w:val="center"/>
              <w:rPr>
                <w:rFonts w:hint="eastAsia" w:ascii="宋体" w:hAnsi="宋体" w:eastAsia="宋体"/>
                <w:szCs w:val="21"/>
              </w:rPr>
            </w:pPr>
            <w:r>
              <w:rPr>
                <w:rFonts w:hint="eastAsia" w:ascii="宋体" w:hAnsi="宋体" w:eastAsia="宋体"/>
                <w:szCs w:val="21"/>
                <w:lang w:eastAsia="zh"/>
              </w:rPr>
              <w:t>解散主题频道</w:t>
            </w:r>
          </w:p>
        </w:tc>
        <w:tc>
          <w:tcPr>
            <w:tcW w:w="3102" w:type="dxa"/>
            <w:tcBorders>
              <w:top w:val="single" w:color="auto" w:sz="4" w:space="0"/>
              <w:left w:val="single" w:color="auto" w:sz="4" w:space="0"/>
              <w:bottom w:val="single" w:color="auto" w:sz="4" w:space="0"/>
              <w:right w:val="single" w:color="auto" w:sz="4" w:space="0"/>
            </w:tcBorders>
          </w:tcPr>
          <w:p w14:paraId="6ACA3012">
            <w:pPr>
              <w:spacing w:line="360" w:lineRule="auto"/>
              <w:jc w:val="center"/>
              <w:rPr>
                <w:rFonts w:hint="eastAsia" w:ascii="宋体" w:hAnsi="宋体" w:eastAsia="宋体"/>
                <w:szCs w:val="21"/>
              </w:rPr>
            </w:pPr>
            <w:r>
              <w:rPr>
                <w:rFonts w:hint="eastAsia" w:ascii="宋体" w:hAnsi="宋体" w:eastAsia="宋体"/>
                <w:szCs w:val="21"/>
                <w:lang w:eastAsia="zh"/>
              </w:rPr>
              <w:t>DismissForum</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69A30F42">
            <w:pPr>
              <w:spacing w:line="360" w:lineRule="auto"/>
              <w:jc w:val="center"/>
              <w:rPr>
                <w:rFonts w:hint="eastAsia" w:ascii="宋体" w:hAnsi="宋体" w:eastAsia="宋体"/>
                <w:szCs w:val="21"/>
              </w:rPr>
            </w:pPr>
            <w:r>
              <w:rPr>
                <w:rFonts w:hint="eastAsia" w:ascii="宋体" w:hAnsi="宋体" w:eastAsia="宋体"/>
                <w:szCs w:val="21"/>
              </w:rPr>
              <w:t>bool</w:t>
            </w:r>
          </w:p>
        </w:tc>
      </w:tr>
      <w:tr w14:paraId="50CF8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9D26E5A">
            <w:pPr>
              <w:spacing w:line="360" w:lineRule="auto"/>
              <w:jc w:val="center"/>
              <w:rPr>
                <w:rFonts w:hint="eastAsia" w:ascii="宋体" w:hAnsi="宋体" w:eastAsia="宋体"/>
                <w:szCs w:val="21"/>
              </w:rPr>
            </w:pPr>
            <w:r>
              <w:rPr>
                <w:rFonts w:ascii="宋体" w:hAnsi="宋体" w:eastAsia="宋体"/>
                <w:szCs w:val="21"/>
              </w:rPr>
              <w:t>返回</w:t>
            </w:r>
            <w:r>
              <w:rPr>
                <w:rFonts w:hint="eastAsia" w:ascii="宋体" w:hAnsi="宋体" w:eastAsia="宋体"/>
                <w:szCs w:val="21"/>
                <w:lang w:eastAsia="zh"/>
              </w:rPr>
              <w:t>主题频道</w:t>
            </w:r>
            <w:r>
              <w:rPr>
                <w:rFonts w:ascii="宋体" w:hAnsi="宋体" w:eastAsia="宋体"/>
                <w:szCs w:val="21"/>
              </w:rPr>
              <w:t>ID</w:t>
            </w:r>
          </w:p>
        </w:tc>
        <w:tc>
          <w:tcPr>
            <w:tcW w:w="3102" w:type="dxa"/>
            <w:tcBorders>
              <w:top w:val="single" w:color="auto" w:sz="4" w:space="0"/>
              <w:left w:val="single" w:color="auto" w:sz="4" w:space="0"/>
              <w:bottom w:val="single" w:color="auto" w:sz="4" w:space="0"/>
              <w:right w:val="single" w:color="auto" w:sz="4" w:space="0"/>
            </w:tcBorders>
          </w:tcPr>
          <w:p w14:paraId="78E04E7B">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lang w:eastAsia="zh"/>
              </w:rPr>
              <w:t>Forum</w:t>
            </w:r>
            <w:r>
              <w:rPr>
                <w:rFonts w:ascii="宋体" w:hAnsi="宋体" w:eastAsia="宋体"/>
                <w:szCs w:val="21"/>
              </w:rPr>
              <w:t>ID()</w:t>
            </w:r>
          </w:p>
        </w:tc>
        <w:tc>
          <w:tcPr>
            <w:tcW w:w="1438" w:type="dxa"/>
            <w:tcBorders>
              <w:top w:val="single" w:color="auto" w:sz="4" w:space="0"/>
              <w:left w:val="single" w:color="auto" w:sz="4" w:space="0"/>
              <w:bottom w:val="single" w:color="auto" w:sz="4" w:space="0"/>
              <w:right w:val="single" w:color="auto" w:sz="4" w:space="0"/>
            </w:tcBorders>
          </w:tcPr>
          <w:p w14:paraId="502FB214">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27325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504E78C">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主题频道</w:t>
            </w:r>
            <w:r>
              <w:rPr>
                <w:rFonts w:hint="eastAsia" w:ascii="宋体" w:hAnsi="宋体" w:eastAsia="宋体"/>
                <w:szCs w:val="21"/>
              </w:rPr>
              <w:t>ID</w:t>
            </w:r>
          </w:p>
        </w:tc>
        <w:tc>
          <w:tcPr>
            <w:tcW w:w="3102" w:type="dxa"/>
            <w:tcBorders>
              <w:top w:val="single" w:color="auto" w:sz="4" w:space="0"/>
              <w:left w:val="single" w:color="auto" w:sz="4" w:space="0"/>
              <w:bottom w:val="single" w:color="auto" w:sz="4" w:space="0"/>
              <w:right w:val="single" w:color="auto" w:sz="4" w:space="0"/>
            </w:tcBorders>
          </w:tcPr>
          <w:p w14:paraId="6833C923">
            <w:pPr>
              <w:spacing w:line="360" w:lineRule="auto"/>
              <w:jc w:val="center"/>
              <w:rPr>
                <w:rFonts w:hint="eastAsia" w:ascii="宋体" w:hAnsi="宋体" w:eastAsia="宋体"/>
                <w:szCs w:val="21"/>
              </w:rPr>
            </w:pPr>
            <w:r>
              <w:rPr>
                <w:rFonts w:hint="eastAsia" w:ascii="宋体" w:hAnsi="宋体" w:eastAsia="宋体"/>
                <w:szCs w:val="21"/>
                <w:lang w:eastAsia="zh"/>
              </w:rPr>
              <w:t>s</w:t>
            </w:r>
            <w:r>
              <w:rPr>
                <w:rFonts w:hint="eastAsia" w:ascii="宋体" w:hAnsi="宋体" w:eastAsia="宋体"/>
                <w:szCs w:val="21"/>
              </w:rPr>
              <w:t>et</w:t>
            </w:r>
            <w:r>
              <w:rPr>
                <w:rFonts w:hint="eastAsia" w:ascii="宋体" w:hAnsi="宋体" w:eastAsia="宋体"/>
                <w:szCs w:val="21"/>
                <w:lang w:eastAsia="zh"/>
              </w:rPr>
              <w:t>Forum</w:t>
            </w:r>
            <w:r>
              <w:rPr>
                <w:rFonts w:hint="eastAsia" w:ascii="宋体" w:hAnsi="宋体" w:eastAsia="宋体"/>
                <w:szCs w:val="21"/>
              </w:rPr>
              <w:t>ID(</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25B83768">
            <w:pPr>
              <w:spacing w:line="360" w:lineRule="auto"/>
              <w:jc w:val="center"/>
              <w:rPr>
                <w:rFonts w:hint="eastAsia" w:ascii="宋体" w:hAnsi="宋体" w:eastAsia="宋体"/>
                <w:szCs w:val="21"/>
              </w:rPr>
            </w:pPr>
            <w:r>
              <w:rPr>
                <w:rFonts w:hint="eastAsia" w:ascii="宋体" w:hAnsi="宋体" w:eastAsia="宋体"/>
                <w:szCs w:val="21"/>
              </w:rPr>
              <w:t>b</w:t>
            </w:r>
            <w:r>
              <w:rPr>
                <w:rFonts w:ascii="宋体" w:hAnsi="宋体" w:eastAsia="宋体"/>
                <w:szCs w:val="21"/>
              </w:rPr>
              <w:t>ool</w:t>
            </w:r>
          </w:p>
        </w:tc>
      </w:tr>
      <w:tr w14:paraId="34D7C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4" w:type="dxa"/>
            <w:tcBorders>
              <w:top w:val="single" w:color="auto" w:sz="4" w:space="0"/>
              <w:left w:val="single" w:color="auto" w:sz="4" w:space="0"/>
              <w:bottom w:val="single" w:color="auto" w:sz="4" w:space="0"/>
              <w:right w:val="single" w:color="auto" w:sz="4" w:space="0"/>
            </w:tcBorders>
          </w:tcPr>
          <w:p w14:paraId="510C4BA5">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创建用户</w:t>
            </w:r>
            <w:r>
              <w:rPr>
                <w:rFonts w:hint="eastAsia" w:ascii="宋体" w:hAnsi="宋体" w:eastAsia="宋体"/>
                <w:szCs w:val="21"/>
              </w:rPr>
              <w:t>ID</w:t>
            </w:r>
          </w:p>
        </w:tc>
        <w:tc>
          <w:tcPr>
            <w:tcW w:w="3102" w:type="dxa"/>
            <w:tcBorders>
              <w:top w:val="single" w:color="auto" w:sz="4" w:space="0"/>
              <w:left w:val="single" w:color="auto" w:sz="4" w:space="0"/>
              <w:bottom w:val="single" w:color="auto" w:sz="4" w:space="0"/>
              <w:right w:val="single" w:color="auto" w:sz="4" w:space="0"/>
            </w:tcBorders>
          </w:tcPr>
          <w:p w14:paraId="5FBED554">
            <w:pPr>
              <w:spacing w:line="360" w:lineRule="auto"/>
              <w:jc w:val="center"/>
              <w:rPr>
                <w:rFonts w:hint="eastAsia" w:ascii="宋体" w:hAnsi="宋体" w:eastAsia="宋体"/>
                <w:szCs w:val="21"/>
              </w:rPr>
            </w:pPr>
            <w:r>
              <w:rPr>
                <w:rFonts w:ascii="宋体" w:hAnsi="宋体" w:eastAsia="宋体"/>
                <w:szCs w:val="21"/>
              </w:rPr>
              <w:t>getAuthorId()</w:t>
            </w:r>
          </w:p>
        </w:tc>
        <w:tc>
          <w:tcPr>
            <w:tcW w:w="1438" w:type="dxa"/>
            <w:tcBorders>
              <w:top w:val="single" w:color="auto" w:sz="4" w:space="0"/>
              <w:left w:val="single" w:color="auto" w:sz="4" w:space="0"/>
              <w:bottom w:val="single" w:color="auto" w:sz="4" w:space="0"/>
              <w:right w:val="single" w:color="auto" w:sz="4" w:space="0"/>
            </w:tcBorders>
          </w:tcPr>
          <w:p w14:paraId="370ACFEF">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4B61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48E4066">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创建用户</w:t>
            </w:r>
            <w:r>
              <w:rPr>
                <w:rFonts w:hint="eastAsia" w:ascii="宋体" w:hAnsi="宋体" w:eastAsia="宋体"/>
                <w:szCs w:val="21"/>
              </w:rPr>
              <w:t>ID</w:t>
            </w:r>
          </w:p>
        </w:tc>
        <w:tc>
          <w:tcPr>
            <w:tcW w:w="3102" w:type="dxa"/>
            <w:tcBorders>
              <w:top w:val="single" w:color="auto" w:sz="4" w:space="0"/>
              <w:left w:val="single" w:color="auto" w:sz="4" w:space="0"/>
              <w:bottom w:val="single" w:color="auto" w:sz="4" w:space="0"/>
              <w:right w:val="single" w:color="auto" w:sz="4" w:space="0"/>
            </w:tcBorders>
          </w:tcPr>
          <w:p w14:paraId="70497686">
            <w:pPr>
              <w:spacing w:line="360" w:lineRule="auto"/>
              <w:jc w:val="center"/>
              <w:rPr>
                <w:rFonts w:hint="eastAsia" w:ascii="宋体" w:hAnsi="宋体" w:eastAsia="宋体"/>
                <w:szCs w:val="21"/>
              </w:rPr>
            </w:pPr>
            <w:r>
              <w:rPr>
                <w:rFonts w:hint="eastAsia" w:ascii="宋体" w:hAnsi="宋体" w:eastAsia="宋体"/>
                <w:szCs w:val="21"/>
              </w:rPr>
              <w:t>s</w:t>
            </w:r>
            <w:r>
              <w:rPr>
                <w:rFonts w:ascii="宋体" w:hAnsi="宋体" w:eastAsia="宋体"/>
                <w:szCs w:val="21"/>
              </w:rPr>
              <w:t>etAuthorID()</w:t>
            </w:r>
          </w:p>
        </w:tc>
        <w:tc>
          <w:tcPr>
            <w:tcW w:w="1438" w:type="dxa"/>
            <w:tcBorders>
              <w:top w:val="single" w:color="auto" w:sz="4" w:space="0"/>
              <w:left w:val="single" w:color="auto" w:sz="4" w:space="0"/>
              <w:bottom w:val="single" w:color="auto" w:sz="4" w:space="0"/>
              <w:right w:val="single" w:color="auto" w:sz="4" w:space="0"/>
            </w:tcBorders>
          </w:tcPr>
          <w:p w14:paraId="4D54DAFB">
            <w:pPr>
              <w:spacing w:line="360" w:lineRule="auto"/>
              <w:jc w:val="center"/>
              <w:rPr>
                <w:rFonts w:hint="eastAsia" w:ascii="宋体" w:hAnsi="宋体" w:eastAsia="宋体"/>
                <w:szCs w:val="21"/>
              </w:rPr>
            </w:pPr>
            <w:r>
              <w:rPr>
                <w:rFonts w:hint="eastAsia" w:ascii="宋体" w:hAnsi="宋体" w:eastAsia="宋体"/>
                <w:szCs w:val="21"/>
              </w:rPr>
              <w:t>b</w:t>
            </w:r>
            <w:r>
              <w:rPr>
                <w:rFonts w:ascii="宋体" w:hAnsi="宋体" w:eastAsia="宋体"/>
                <w:szCs w:val="21"/>
              </w:rPr>
              <w:t>ool</w:t>
            </w:r>
          </w:p>
        </w:tc>
      </w:tr>
      <w:tr w14:paraId="1790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BB82732">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主题频道名称</w:t>
            </w:r>
          </w:p>
        </w:tc>
        <w:tc>
          <w:tcPr>
            <w:tcW w:w="3102" w:type="dxa"/>
            <w:tcBorders>
              <w:top w:val="single" w:color="auto" w:sz="4" w:space="0"/>
              <w:left w:val="single" w:color="auto" w:sz="4" w:space="0"/>
              <w:bottom w:val="single" w:color="auto" w:sz="4" w:space="0"/>
              <w:right w:val="single" w:color="auto" w:sz="4" w:space="0"/>
            </w:tcBorders>
          </w:tcPr>
          <w:p w14:paraId="62C49954">
            <w:pPr>
              <w:spacing w:line="360" w:lineRule="auto"/>
              <w:jc w:val="center"/>
              <w:rPr>
                <w:rFonts w:hint="eastAsia" w:ascii="宋体" w:hAnsi="宋体" w:eastAsia="宋体"/>
                <w:szCs w:val="21"/>
              </w:rPr>
            </w:pPr>
            <w:r>
              <w:rPr>
                <w:rFonts w:hint="eastAsia" w:ascii="宋体" w:hAnsi="宋体" w:eastAsia="宋体"/>
                <w:szCs w:val="21"/>
              </w:rPr>
              <w:t>ge</w:t>
            </w:r>
            <w:r>
              <w:rPr>
                <w:rFonts w:ascii="宋体" w:hAnsi="宋体" w:eastAsia="宋体"/>
                <w:szCs w:val="21"/>
              </w:rPr>
              <w:t>t</w:t>
            </w:r>
            <w:r>
              <w:rPr>
                <w:rFonts w:hint="eastAsia" w:ascii="宋体" w:hAnsi="宋体" w:eastAsia="宋体"/>
                <w:szCs w:val="21"/>
                <w:lang w:eastAsia="zh"/>
              </w:rPr>
              <w:t>ForumName</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2B3B2893">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6587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54B58F0">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主题频道名称</w:t>
            </w:r>
          </w:p>
        </w:tc>
        <w:tc>
          <w:tcPr>
            <w:tcW w:w="3102" w:type="dxa"/>
            <w:tcBorders>
              <w:top w:val="single" w:color="auto" w:sz="4" w:space="0"/>
              <w:left w:val="single" w:color="auto" w:sz="4" w:space="0"/>
              <w:bottom w:val="single" w:color="auto" w:sz="4" w:space="0"/>
              <w:right w:val="single" w:color="auto" w:sz="4" w:space="0"/>
            </w:tcBorders>
          </w:tcPr>
          <w:p w14:paraId="069FADAE">
            <w:pPr>
              <w:spacing w:line="360" w:lineRule="auto"/>
              <w:jc w:val="center"/>
              <w:rPr>
                <w:rFonts w:hint="eastAsia" w:ascii="宋体" w:hAnsi="宋体" w:eastAsia="宋体"/>
                <w:szCs w:val="21"/>
              </w:rPr>
            </w:pPr>
            <w:r>
              <w:rPr>
                <w:rFonts w:hint="eastAsia" w:ascii="宋体" w:hAnsi="宋体" w:eastAsia="宋体"/>
                <w:szCs w:val="21"/>
              </w:rPr>
              <w:t>s</w:t>
            </w:r>
            <w:r>
              <w:rPr>
                <w:rFonts w:ascii="宋体" w:hAnsi="宋体" w:eastAsia="宋体"/>
                <w:szCs w:val="21"/>
              </w:rPr>
              <w:t>et</w:t>
            </w:r>
            <w:r>
              <w:rPr>
                <w:rFonts w:hint="eastAsia" w:ascii="宋体" w:hAnsi="宋体" w:eastAsia="宋体"/>
                <w:szCs w:val="21"/>
                <w:lang w:eastAsia="zh"/>
              </w:rPr>
              <w:t>ForumName</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36D6B26B">
            <w:pPr>
              <w:spacing w:line="360" w:lineRule="auto"/>
              <w:jc w:val="center"/>
              <w:rPr>
                <w:rFonts w:hint="eastAsia" w:ascii="宋体" w:hAnsi="宋体" w:eastAsia="宋体"/>
                <w:szCs w:val="21"/>
              </w:rPr>
            </w:pPr>
            <w:r>
              <w:rPr>
                <w:rFonts w:ascii="宋体" w:hAnsi="宋体" w:eastAsia="宋体"/>
                <w:szCs w:val="21"/>
              </w:rPr>
              <w:t>bool</w:t>
            </w:r>
          </w:p>
        </w:tc>
      </w:tr>
      <w:tr w14:paraId="2CD0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D5046BB">
            <w:pPr>
              <w:spacing w:line="360" w:lineRule="auto"/>
              <w:jc w:val="center"/>
              <w:rPr>
                <w:rFonts w:hint="eastAsia" w:ascii="宋体" w:hAnsi="宋体" w:eastAsia="宋体"/>
                <w:szCs w:val="21"/>
              </w:rPr>
            </w:pPr>
            <w:r>
              <w:rPr>
                <w:rFonts w:hint="eastAsia" w:ascii="宋体" w:hAnsi="宋体" w:eastAsia="宋体"/>
                <w:szCs w:val="21"/>
              </w:rPr>
              <w:t>修改</w:t>
            </w:r>
            <w:r>
              <w:rPr>
                <w:rFonts w:hint="eastAsia" w:ascii="宋体" w:hAnsi="宋体" w:eastAsia="宋体"/>
                <w:szCs w:val="21"/>
                <w:lang w:eastAsia="zh"/>
              </w:rPr>
              <w:t>主题频道名称</w:t>
            </w:r>
          </w:p>
        </w:tc>
        <w:tc>
          <w:tcPr>
            <w:tcW w:w="3102" w:type="dxa"/>
            <w:tcBorders>
              <w:top w:val="single" w:color="auto" w:sz="4" w:space="0"/>
              <w:left w:val="single" w:color="auto" w:sz="4" w:space="0"/>
              <w:bottom w:val="single" w:color="auto" w:sz="4" w:space="0"/>
              <w:right w:val="single" w:color="auto" w:sz="4" w:space="0"/>
            </w:tcBorders>
          </w:tcPr>
          <w:p w14:paraId="2BB62CBB">
            <w:pPr>
              <w:spacing w:line="360" w:lineRule="auto"/>
              <w:jc w:val="center"/>
              <w:rPr>
                <w:rFonts w:hint="eastAsia" w:ascii="宋体" w:hAnsi="宋体" w:eastAsia="宋体"/>
                <w:szCs w:val="21"/>
              </w:rPr>
            </w:pPr>
            <w:r>
              <w:rPr>
                <w:rFonts w:ascii="宋体" w:hAnsi="宋体" w:eastAsia="宋体"/>
                <w:szCs w:val="21"/>
              </w:rPr>
              <w:t>modify</w:t>
            </w:r>
            <w:r>
              <w:rPr>
                <w:rFonts w:hint="eastAsia" w:ascii="宋体" w:hAnsi="宋体" w:eastAsia="宋体"/>
                <w:szCs w:val="21"/>
                <w:lang w:eastAsia="zh"/>
              </w:rPr>
              <w:t>ForumName</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06DECFA3">
            <w:pPr>
              <w:spacing w:line="360" w:lineRule="auto"/>
              <w:jc w:val="center"/>
              <w:rPr>
                <w:rFonts w:hint="eastAsia" w:ascii="宋体" w:hAnsi="宋体" w:eastAsia="宋体"/>
                <w:szCs w:val="21"/>
              </w:rPr>
            </w:pPr>
            <w:r>
              <w:rPr>
                <w:rFonts w:ascii="宋体" w:hAnsi="宋体" w:eastAsia="宋体"/>
                <w:szCs w:val="21"/>
              </w:rPr>
              <w:t>bool</w:t>
            </w:r>
          </w:p>
        </w:tc>
      </w:tr>
      <w:tr w14:paraId="38F0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13B470C">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主题频道简介</w:t>
            </w:r>
          </w:p>
        </w:tc>
        <w:tc>
          <w:tcPr>
            <w:tcW w:w="3102" w:type="dxa"/>
            <w:tcBorders>
              <w:top w:val="single" w:color="auto" w:sz="4" w:space="0"/>
              <w:left w:val="single" w:color="auto" w:sz="4" w:space="0"/>
              <w:bottom w:val="single" w:color="auto" w:sz="4" w:space="0"/>
              <w:right w:val="single" w:color="auto" w:sz="4" w:space="0"/>
            </w:tcBorders>
          </w:tcPr>
          <w:p w14:paraId="6A21759E">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lang w:eastAsia="zh"/>
              </w:rPr>
              <w:t>ForumContent</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20AA1B92">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065D8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CE3C58E">
            <w:pPr>
              <w:spacing w:line="360" w:lineRule="auto"/>
              <w:jc w:val="center"/>
              <w:rPr>
                <w:rFonts w:hint="eastAsia" w:ascii="宋体" w:hAnsi="宋体" w:eastAsia="宋体"/>
                <w:szCs w:val="21"/>
              </w:rPr>
            </w:pPr>
            <w:r>
              <w:rPr>
                <w:rFonts w:hint="eastAsia" w:ascii="宋体" w:hAnsi="宋体" w:eastAsia="宋体"/>
                <w:szCs w:val="21"/>
              </w:rPr>
              <w:t>编写</w:t>
            </w:r>
            <w:r>
              <w:rPr>
                <w:rFonts w:hint="eastAsia" w:ascii="宋体" w:hAnsi="宋体" w:eastAsia="宋体"/>
                <w:szCs w:val="21"/>
                <w:lang w:eastAsia="zh"/>
              </w:rPr>
              <w:t>主题频道简介</w:t>
            </w:r>
          </w:p>
        </w:tc>
        <w:tc>
          <w:tcPr>
            <w:tcW w:w="3102" w:type="dxa"/>
            <w:tcBorders>
              <w:top w:val="single" w:color="auto" w:sz="4" w:space="0"/>
              <w:left w:val="single" w:color="auto" w:sz="4" w:space="0"/>
              <w:bottom w:val="single" w:color="auto" w:sz="4" w:space="0"/>
              <w:right w:val="single" w:color="auto" w:sz="4" w:space="0"/>
            </w:tcBorders>
          </w:tcPr>
          <w:p w14:paraId="491EE11B">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lang w:eastAsia="zh"/>
              </w:rPr>
              <w:t>ForumContent</w:t>
            </w:r>
            <w:r>
              <w:rPr>
                <w:rFonts w:ascii="宋体" w:hAnsi="宋体" w:eastAsia="宋体"/>
                <w:szCs w:val="21"/>
              </w:rPr>
              <w:t>()</w:t>
            </w:r>
          </w:p>
        </w:tc>
        <w:tc>
          <w:tcPr>
            <w:tcW w:w="1438" w:type="dxa"/>
            <w:tcBorders>
              <w:top w:val="single" w:color="auto" w:sz="4" w:space="0"/>
              <w:left w:val="single" w:color="auto" w:sz="4" w:space="0"/>
              <w:bottom w:val="single" w:color="auto" w:sz="4" w:space="0"/>
              <w:right w:val="single" w:color="auto" w:sz="4" w:space="0"/>
            </w:tcBorders>
          </w:tcPr>
          <w:p w14:paraId="40AEA0DA">
            <w:pPr>
              <w:spacing w:line="360" w:lineRule="auto"/>
              <w:jc w:val="center"/>
              <w:rPr>
                <w:rFonts w:hint="eastAsia" w:ascii="宋体" w:hAnsi="宋体" w:eastAsia="宋体"/>
                <w:szCs w:val="21"/>
              </w:rPr>
            </w:pPr>
            <w:r>
              <w:rPr>
                <w:rFonts w:ascii="宋体" w:hAnsi="宋体" w:eastAsia="宋体"/>
                <w:szCs w:val="21"/>
              </w:rPr>
              <w:t>bool</w:t>
            </w:r>
          </w:p>
        </w:tc>
      </w:tr>
      <w:tr w14:paraId="67B82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4E46E1D5">
            <w:pPr>
              <w:spacing w:line="360" w:lineRule="auto"/>
              <w:jc w:val="center"/>
              <w:rPr>
                <w:rFonts w:hint="eastAsia" w:ascii="宋体" w:hAnsi="宋体" w:eastAsia="宋体"/>
                <w:szCs w:val="21"/>
              </w:rPr>
            </w:pPr>
            <w:r>
              <w:rPr>
                <w:rFonts w:hint="eastAsia" w:ascii="宋体" w:hAnsi="宋体" w:eastAsia="宋体"/>
                <w:szCs w:val="21"/>
              </w:rPr>
              <w:t>修改</w:t>
            </w:r>
            <w:r>
              <w:rPr>
                <w:rFonts w:hint="eastAsia" w:ascii="宋体" w:hAnsi="宋体" w:eastAsia="宋体"/>
                <w:szCs w:val="21"/>
                <w:lang w:eastAsia="zh"/>
              </w:rPr>
              <w:t>主题频道简介</w:t>
            </w:r>
          </w:p>
        </w:tc>
        <w:tc>
          <w:tcPr>
            <w:tcW w:w="3102" w:type="dxa"/>
            <w:tcBorders>
              <w:top w:val="single" w:color="auto" w:sz="4" w:space="0"/>
              <w:left w:val="single" w:color="auto" w:sz="4" w:space="0"/>
              <w:bottom w:val="single" w:color="auto" w:sz="4" w:space="0"/>
              <w:right w:val="single" w:color="auto" w:sz="4" w:space="0"/>
            </w:tcBorders>
          </w:tcPr>
          <w:p w14:paraId="105293FB">
            <w:pPr>
              <w:spacing w:line="360" w:lineRule="auto"/>
              <w:jc w:val="center"/>
              <w:rPr>
                <w:rFonts w:hint="eastAsia" w:ascii="宋体" w:hAnsi="宋体" w:eastAsia="宋体"/>
                <w:szCs w:val="21"/>
              </w:rPr>
            </w:pPr>
            <w:r>
              <w:rPr>
                <w:rFonts w:ascii="宋体" w:hAnsi="宋体" w:eastAsia="宋体"/>
                <w:szCs w:val="21"/>
              </w:rPr>
              <w:t>modify</w:t>
            </w:r>
            <w:r>
              <w:rPr>
                <w:rFonts w:hint="eastAsia" w:ascii="宋体" w:hAnsi="宋体" w:eastAsia="宋体"/>
                <w:szCs w:val="21"/>
                <w:lang w:eastAsia="zh"/>
              </w:rPr>
              <w:t>Forum</w:t>
            </w:r>
            <w:r>
              <w:rPr>
                <w:rFonts w:ascii="宋体" w:hAnsi="宋体" w:eastAsia="宋体"/>
                <w:szCs w:val="21"/>
              </w:rPr>
              <w:t>Content()</w:t>
            </w:r>
          </w:p>
        </w:tc>
        <w:tc>
          <w:tcPr>
            <w:tcW w:w="1438" w:type="dxa"/>
            <w:tcBorders>
              <w:top w:val="single" w:color="auto" w:sz="4" w:space="0"/>
              <w:left w:val="single" w:color="auto" w:sz="4" w:space="0"/>
              <w:bottom w:val="single" w:color="auto" w:sz="4" w:space="0"/>
              <w:right w:val="single" w:color="auto" w:sz="4" w:space="0"/>
            </w:tcBorders>
          </w:tcPr>
          <w:p w14:paraId="4B03B15D">
            <w:pPr>
              <w:spacing w:line="360" w:lineRule="auto"/>
              <w:jc w:val="center"/>
              <w:rPr>
                <w:rFonts w:hint="eastAsia" w:ascii="宋体" w:hAnsi="宋体" w:eastAsia="宋体"/>
                <w:szCs w:val="21"/>
              </w:rPr>
            </w:pPr>
            <w:r>
              <w:rPr>
                <w:rFonts w:ascii="宋体" w:hAnsi="宋体" w:eastAsia="宋体"/>
                <w:szCs w:val="21"/>
              </w:rPr>
              <w:t>bool</w:t>
            </w:r>
          </w:p>
        </w:tc>
      </w:tr>
      <w:tr w14:paraId="5B6F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540626C">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频道</w:t>
            </w:r>
            <w:r>
              <w:rPr>
                <w:rFonts w:hint="eastAsia" w:ascii="宋体" w:hAnsi="宋体" w:eastAsia="宋体"/>
                <w:szCs w:val="21"/>
              </w:rPr>
              <w:t>审核状态</w:t>
            </w:r>
          </w:p>
        </w:tc>
        <w:tc>
          <w:tcPr>
            <w:tcW w:w="3102" w:type="dxa"/>
            <w:tcBorders>
              <w:top w:val="single" w:color="auto" w:sz="4" w:space="0"/>
              <w:left w:val="single" w:color="auto" w:sz="4" w:space="0"/>
              <w:bottom w:val="single" w:color="auto" w:sz="4" w:space="0"/>
              <w:right w:val="single" w:color="auto" w:sz="4" w:space="0"/>
            </w:tcBorders>
          </w:tcPr>
          <w:p w14:paraId="720CB55A">
            <w:pPr>
              <w:spacing w:line="360" w:lineRule="auto"/>
              <w:jc w:val="center"/>
              <w:rPr>
                <w:rFonts w:hint="eastAsia" w:ascii="宋体" w:hAnsi="宋体" w:eastAsia="宋体"/>
                <w:szCs w:val="21"/>
              </w:rPr>
            </w:pPr>
            <w:r>
              <w:rPr>
                <w:rFonts w:ascii="宋体" w:hAnsi="宋体" w:eastAsia="宋体"/>
                <w:szCs w:val="21"/>
              </w:rPr>
              <w:t>g</w:t>
            </w:r>
            <w:r>
              <w:rPr>
                <w:rFonts w:hint="eastAsia" w:ascii="宋体" w:hAnsi="宋体" w:eastAsia="宋体"/>
                <w:szCs w:val="21"/>
              </w:rPr>
              <w:t>et</w:t>
            </w:r>
            <w:r>
              <w:rPr>
                <w:rFonts w:ascii="宋体" w:hAnsi="宋体" w:eastAsia="宋体"/>
                <w:szCs w:val="21"/>
              </w:rPr>
              <w:t>AuditState()</w:t>
            </w:r>
          </w:p>
        </w:tc>
        <w:tc>
          <w:tcPr>
            <w:tcW w:w="1438" w:type="dxa"/>
            <w:tcBorders>
              <w:top w:val="single" w:color="auto" w:sz="4" w:space="0"/>
              <w:left w:val="single" w:color="auto" w:sz="4" w:space="0"/>
              <w:bottom w:val="single" w:color="auto" w:sz="4" w:space="0"/>
              <w:right w:val="single" w:color="auto" w:sz="4" w:space="0"/>
            </w:tcBorders>
          </w:tcPr>
          <w:p w14:paraId="6C964204">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50C28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613E7443">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频道</w:t>
            </w:r>
            <w:r>
              <w:rPr>
                <w:rFonts w:hint="eastAsia" w:ascii="宋体" w:hAnsi="宋体" w:eastAsia="宋体"/>
                <w:szCs w:val="21"/>
              </w:rPr>
              <w:t>审核状态</w:t>
            </w:r>
          </w:p>
        </w:tc>
        <w:tc>
          <w:tcPr>
            <w:tcW w:w="3102" w:type="dxa"/>
            <w:tcBorders>
              <w:top w:val="single" w:color="auto" w:sz="4" w:space="0"/>
              <w:left w:val="single" w:color="auto" w:sz="4" w:space="0"/>
              <w:bottom w:val="single" w:color="auto" w:sz="4" w:space="0"/>
              <w:right w:val="single" w:color="auto" w:sz="4" w:space="0"/>
            </w:tcBorders>
          </w:tcPr>
          <w:p w14:paraId="33FF0FE6">
            <w:pPr>
              <w:spacing w:line="360" w:lineRule="auto"/>
              <w:jc w:val="center"/>
              <w:rPr>
                <w:rFonts w:hint="eastAsia" w:ascii="宋体" w:hAnsi="宋体" w:eastAsia="宋体"/>
                <w:szCs w:val="21"/>
              </w:rPr>
            </w:pPr>
            <w:r>
              <w:rPr>
                <w:rFonts w:hint="eastAsia" w:ascii="宋体" w:hAnsi="宋体" w:eastAsia="宋体"/>
                <w:szCs w:val="21"/>
              </w:rPr>
              <w:t>s</w:t>
            </w:r>
            <w:r>
              <w:rPr>
                <w:rFonts w:ascii="宋体" w:hAnsi="宋体" w:eastAsia="宋体"/>
                <w:szCs w:val="21"/>
              </w:rPr>
              <w:t>etAuditState()</w:t>
            </w:r>
          </w:p>
        </w:tc>
        <w:tc>
          <w:tcPr>
            <w:tcW w:w="1438" w:type="dxa"/>
            <w:tcBorders>
              <w:top w:val="single" w:color="auto" w:sz="4" w:space="0"/>
              <w:left w:val="single" w:color="auto" w:sz="4" w:space="0"/>
              <w:bottom w:val="single" w:color="auto" w:sz="4" w:space="0"/>
              <w:right w:val="single" w:color="auto" w:sz="4" w:space="0"/>
            </w:tcBorders>
          </w:tcPr>
          <w:p w14:paraId="5B11B110">
            <w:pPr>
              <w:spacing w:line="360" w:lineRule="auto"/>
              <w:jc w:val="center"/>
              <w:rPr>
                <w:rFonts w:hint="eastAsia" w:ascii="宋体" w:hAnsi="宋体" w:eastAsia="宋体"/>
                <w:szCs w:val="21"/>
              </w:rPr>
            </w:pPr>
            <w:r>
              <w:rPr>
                <w:rFonts w:hint="eastAsia" w:ascii="宋体" w:hAnsi="宋体" w:eastAsia="宋体"/>
                <w:szCs w:val="21"/>
              </w:rPr>
              <w:t>b</w:t>
            </w:r>
            <w:r>
              <w:rPr>
                <w:rFonts w:ascii="宋体" w:hAnsi="宋体" w:eastAsia="宋体"/>
                <w:szCs w:val="21"/>
              </w:rPr>
              <w:t>ool</w:t>
            </w:r>
          </w:p>
        </w:tc>
      </w:tr>
      <w:tr w14:paraId="639F8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522A9962">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创建时间</w:t>
            </w:r>
          </w:p>
        </w:tc>
        <w:tc>
          <w:tcPr>
            <w:tcW w:w="3102" w:type="dxa"/>
            <w:tcBorders>
              <w:top w:val="single" w:color="auto" w:sz="4" w:space="0"/>
              <w:left w:val="single" w:color="auto" w:sz="4" w:space="0"/>
              <w:bottom w:val="single" w:color="auto" w:sz="4" w:space="0"/>
              <w:right w:val="single" w:color="auto" w:sz="4" w:space="0"/>
            </w:tcBorders>
          </w:tcPr>
          <w:p w14:paraId="474B2542">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lang w:eastAsia="zh"/>
              </w:rPr>
              <w:t>Create</w:t>
            </w:r>
            <w:r>
              <w:rPr>
                <w:rFonts w:ascii="宋体" w:hAnsi="宋体" w:eastAsia="宋体"/>
                <w:szCs w:val="21"/>
              </w:rPr>
              <w:t>Time()</w:t>
            </w:r>
          </w:p>
        </w:tc>
        <w:tc>
          <w:tcPr>
            <w:tcW w:w="1438" w:type="dxa"/>
            <w:tcBorders>
              <w:top w:val="single" w:color="auto" w:sz="4" w:space="0"/>
              <w:left w:val="single" w:color="auto" w:sz="4" w:space="0"/>
              <w:bottom w:val="single" w:color="auto" w:sz="4" w:space="0"/>
              <w:right w:val="single" w:color="auto" w:sz="4" w:space="0"/>
            </w:tcBorders>
          </w:tcPr>
          <w:p w14:paraId="28E13AF5">
            <w:pPr>
              <w:spacing w:line="360" w:lineRule="auto"/>
              <w:jc w:val="center"/>
              <w:rPr>
                <w:rFonts w:hint="eastAsia" w:ascii="宋体" w:hAnsi="宋体" w:eastAsia="宋体"/>
                <w:szCs w:val="21"/>
              </w:rPr>
            </w:pPr>
            <w:r>
              <w:rPr>
                <w:rFonts w:ascii="宋体" w:hAnsi="宋体" w:eastAsia="宋体"/>
                <w:szCs w:val="21"/>
              </w:rPr>
              <w:t>datetime</w:t>
            </w:r>
          </w:p>
        </w:tc>
      </w:tr>
      <w:tr w14:paraId="47FFD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79B09E41">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创建</w:t>
            </w:r>
            <w:r>
              <w:rPr>
                <w:rFonts w:hint="eastAsia" w:ascii="宋体" w:hAnsi="宋体" w:eastAsia="宋体"/>
                <w:szCs w:val="21"/>
              </w:rPr>
              <w:t>时间</w:t>
            </w:r>
          </w:p>
        </w:tc>
        <w:tc>
          <w:tcPr>
            <w:tcW w:w="3102" w:type="dxa"/>
            <w:tcBorders>
              <w:top w:val="single" w:color="auto" w:sz="4" w:space="0"/>
              <w:left w:val="single" w:color="auto" w:sz="4" w:space="0"/>
              <w:bottom w:val="single" w:color="auto" w:sz="4" w:space="0"/>
              <w:right w:val="single" w:color="auto" w:sz="4" w:space="0"/>
            </w:tcBorders>
          </w:tcPr>
          <w:p w14:paraId="07B42E89">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lang w:eastAsia="zh"/>
              </w:rPr>
              <w:t>Create</w:t>
            </w:r>
            <w:r>
              <w:rPr>
                <w:rFonts w:ascii="宋体" w:hAnsi="宋体" w:eastAsia="宋体"/>
                <w:szCs w:val="21"/>
              </w:rPr>
              <w:t>Time()</w:t>
            </w:r>
          </w:p>
        </w:tc>
        <w:tc>
          <w:tcPr>
            <w:tcW w:w="1438" w:type="dxa"/>
            <w:tcBorders>
              <w:top w:val="single" w:color="auto" w:sz="4" w:space="0"/>
              <w:left w:val="single" w:color="auto" w:sz="4" w:space="0"/>
              <w:bottom w:val="single" w:color="auto" w:sz="4" w:space="0"/>
              <w:right w:val="single" w:color="auto" w:sz="4" w:space="0"/>
            </w:tcBorders>
          </w:tcPr>
          <w:p w14:paraId="2669E841">
            <w:pPr>
              <w:spacing w:line="360" w:lineRule="auto"/>
              <w:jc w:val="center"/>
              <w:rPr>
                <w:rFonts w:hint="eastAsia" w:ascii="宋体" w:hAnsi="宋体" w:eastAsia="宋体"/>
                <w:szCs w:val="21"/>
              </w:rPr>
            </w:pPr>
            <w:r>
              <w:rPr>
                <w:rFonts w:ascii="宋体" w:hAnsi="宋体" w:eastAsia="宋体"/>
                <w:szCs w:val="21"/>
              </w:rPr>
              <w:t>bool</w:t>
            </w:r>
          </w:p>
        </w:tc>
      </w:tr>
      <w:tr w14:paraId="4F5C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04" w:type="dxa"/>
            <w:tcBorders>
              <w:top w:val="single" w:color="auto" w:sz="4" w:space="0"/>
              <w:left w:val="single" w:color="auto" w:sz="4" w:space="0"/>
              <w:bottom w:val="single" w:color="auto" w:sz="4" w:space="0"/>
              <w:right w:val="single" w:color="auto" w:sz="4" w:space="0"/>
            </w:tcBorders>
          </w:tcPr>
          <w:p w14:paraId="1A49EDB1">
            <w:pPr>
              <w:spacing w:line="360" w:lineRule="auto"/>
              <w:jc w:val="center"/>
              <w:rPr>
                <w:rFonts w:hint="eastAsia" w:ascii="宋体" w:hAnsi="宋体" w:eastAsia="宋体"/>
                <w:szCs w:val="21"/>
                <w:lang w:eastAsia="zh"/>
              </w:rPr>
            </w:pPr>
            <w:r>
              <w:rPr>
                <w:rFonts w:hint="eastAsia" w:ascii="宋体" w:hAnsi="宋体" w:eastAsia="宋体"/>
                <w:szCs w:val="21"/>
                <w:lang w:eastAsia="zh"/>
              </w:rPr>
              <w:t>查询频道</w:t>
            </w:r>
          </w:p>
        </w:tc>
        <w:tc>
          <w:tcPr>
            <w:tcW w:w="3102" w:type="dxa"/>
            <w:tcBorders>
              <w:top w:val="single" w:color="auto" w:sz="4" w:space="0"/>
              <w:left w:val="single" w:color="auto" w:sz="4" w:space="0"/>
              <w:bottom w:val="single" w:color="auto" w:sz="4" w:space="0"/>
              <w:right w:val="single" w:color="auto" w:sz="4" w:space="0"/>
            </w:tcBorders>
          </w:tcPr>
          <w:p w14:paraId="5D618970">
            <w:pPr>
              <w:spacing w:line="360" w:lineRule="auto"/>
              <w:jc w:val="center"/>
              <w:rPr>
                <w:rFonts w:hint="eastAsia" w:ascii="宋体" w:hAnsi="宋体" w:eastAsia="宋体"/>
                <w:szCs w:val="21"/>
                <w:lang w:eastAsia="zh"/>
              </w:rPr>
            </w:pPr>
            <w:r>
              <w:rPr>
                <w:rFonts w:hint="eastAsia" w:ascii="宋体" w:hAnsi="宋体" w:eastAsia="宋体"/>
                <w:szCs w:val="21"/>
                <w:lang w:eastAsia="zh"/>
              </w:rPr>
              <w:t>checkForum()</w:t>
            </w:r>
          </w:p>
        </w:tc>
        <w:tc>
          <w:tcPr>
            <w:tcW w:w="1438" w:type="dxa"/>
            <w:tcBorders>
              <w:top w:val="single" w:color="auto" w:sz="4" w:space="0"/>
              <w:left w:val="single" w:color="auto" w:sz="4" w:space="0"/>
              <w:bottom w:val="single" w:color="auto" w:sz="4" w:space="0"/>
              <w:right w:val="single" w:color="auto" w:sz="4" w:space="0"/>
            </w:tcBorders>
          </w:tcPr>
          <w:p w14:paraId="7CB9DD15">
            <w:pPr>
              <w:spacing w:line="360" w:lineRule="auto"/>
              <w:jc w:val="center"/>
              <w:rPr>
                <w:rFonts w:hint="eastAsia" w:ascii="宋体" w:hAnsi="宋体" w:eastAsia="宋体"/>
                <w:szCs w:val="21"/>
                <w:lang w:eastAsia="zh"/>
              </w:rPr>
            </w:pPr>
            <w:r>
              <w:rPr>
                <w:rFonts w:hint="eastAsia" w:ascii="宋体" w:hAnsi="宋体" w:eastAsia="宋体"/>
                <w:szCs w:val="21"/>
                <w:lang w:eastAsia="zh"/>
              </w:rPr>
              <w:t>bool</w:t>
            </w:r>
          </w:p>
        </w:tc>
      </w:tr>
    </w:tbl>
    <w:p w14:paraId="146C51F1">
      <w:pPr>
        <w:spacing w:line="360" w:lineRule="auto"/>
        <w:jc w:val="center"/>
        <w:rPr>
          <w:rFonts w:hint="eastAsia" w:ascii="宋体" w:hAnsi="宋体" w:eastAsia="宋体"/>
          <w:szCs w:val="21"/>
        </w:rPr>
      </w:pPr>
    </w:p>
    <w:p w14:paraId="1A905063">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ThemePost</w:t>
      </w:r>
      <w:r>
        <w:rPr>
          <w:rFonts w:hint="eastAsia" w:ascii="宋体" w:hAnsi="宋体" w:eastAsia="宋体"/>
          <w:b/>
          <w:bCs/>
          <w:szCs w:val="21"/>
        </w:rPr>
        <w:t>（主题帖类）</w:t>
      </w:r>
    </w:p>
    <w:p w14:paraId="2D68A488">
      <w:pPr>
        <w:spacing w:line="360" w:lineRule="auto"/>
        <w:jc w:val="left"/>
        <w:rPr>
          <w:rFonts w:hint="eastAsia" w:ascii="宋体" w:hAnsi="宋体" w:eastAsia="宋体"/>
          <w:b/>
          <w:bCs/>
          <w:szCs w:val="21"/>
        </w:rPr>
      </w:pPr>
      <w:r>
        <w:rPr>
          <w:rFonts w:hint="eastAsia" w:ascii="宋体" w:hAnsi="宋体" w:eastAsia="宋体"/>
          <w:b/>
          <w:bCs/>
          <w:szCs w:val="21"/>
        </w:rPr>
        <w:t>操作表如表3.2.6所示：</w:t>
      </w:r>
    </w:p>
    <w:p w14:paraId="227CC296">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6</w:t>
      </w:r>
      <w:r>
        <w:rPr>
          <w:rFonts w:ascii="宋体" w:hAnsi="宋体" w:eastAsia="宋体"/>
          <w:szCs w:val="21"/>
        </w:rPr>
        <w:t xml:space="preserve"> ThemePost</w:t>
      </w:r>
      <w:r>
        <w:rPr>
          <w:rFonts w:hint="eastAsia" w:ascii="宋体" w:hAnsi="宋体" w:eastAsia="宋体"/>
          <w:szCs w:val="21"/>
        </w:rPr>
        <w:t>类操作表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746"/>
        <w:gridCol w:w="1866"/>
      </w:tblGrid>
      <w:tr w14:paraId="0ECDA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2741AB6B">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746" w:type="dxa"/>
            <w:tcBorders>
              <w:top w:val="single" w:color="auto" w:sz="4" w:space="0"/>
              <w:left w:val="single" w:color="auto" w:sz="4" w:space="0"/>
              <w:bottom w:val="single" w:color="auto" w:sz="4" w:space="0"/>
              <w:right w:val="single" w:color="auto" w:sz="4" w:space="0"/>
            </w:tcBorders>
          </w:tcPr>
          <w:p w14:paraId="1D59E0D2">
            <w:pPr>
              <w:spacing w:line="360" w:lineRule="auto"/>
              <w:jc w:val="center"/>
              <w:rPr>
                <w:rFonts w:hint="eastAsia" w:ascii="宋体" w:hAnsi="宋体" w:eastAsia="宋体"/>
                <w:szCs w:val="21"/>
              </w:rPr>
            </w:pPr>
            <w:r>
              <w:rPr>
                <w:rFonts w:hint="eastAsia" w:ascii="宋体" w:hAnsi="宋体" w:eastAsia="宋体"/>
                <w:szCs w:val="21"/>
              </w:rPr>
              <w:t>函数名</w:t>
            </w:r>
          </w:p>
        </w:tc>
        <w:tc>
          <w:tcPr>
            <w:tcW w:w="1866" w:type="dxa"/>
            <w:tcBorders>
              <w:top w:val="single" w:color="auto" w:sz="4" w:space="0"/>
              <w:left w:val="single" w:color="auto" w:sz="4" w:space="0"/>
              <w:bottom w:val="single" w:color="auto" w:sz="4" w:space="0"/>
              <w:right w:val="single" w:color="auto" w:sz="4" w:space="0"/>
            </w:tcBorders>
          </w:tcPr>
          <w:p w14:paraId="1C128D91">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05F98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369EB25">
            <w:pPr>
              <w:spacing w:line="360" w:lineRule="auto"/>
              <w:jc w:val="center"/>
              <w:rPr>
                <w:rFonts w:hint="eastAsia" w:ascii="宋体" w:hAnsi="宋体" w:eastAsia="宋体"/>
                <w:szCs w:val="21"/>
              </w:rPr>
            </w:pPr>
            <w:r>
              <w:rPr>
                <w:rFonts w:hint="eastAsia" w:ascii="宋体" w:hAnsi="宋体" w:eastAsia="宋体"/>
                <w:szCs w:val="21"/>
              </w:rPr>
              <w:t>发布主题帖</w:t>
            </w:r>
          </w:p>
        </w:tc>
        <w:tc>
          <w:tcPr>
            <w:tcW w:w="2746" w:type="dxa"/>
            <w:tcBorders>
              <w:top w:val="single" w:color="auto" w:sz="4" w:space="0"/>
              <w:left w:val="single" w:color="auto" w:sz="4" w:space="0"/>
              <w:bottom w:val="single" w:color="auto" w:sz="4" w:space="0"/>
              <w:right w:val="single" w:color="auto" w:sz="4" w:space="0"/>
            </w:tcBorders>
          </w:tcPr>
          <w:p w14:paraId="116E9B4C">
            <w:pPr>
              <w:spacing w:line="360" w:lineRule="auto"/>
              <w:jc w:val="center"/>
              <w:rPr>
                <w:rFonts w:hint="eastAsia" w:ascii="宋体" w:hAnsi="宋体" w:eastAsia="宋体"/>
                <w:szCs w:val="21"/>
              </w:rPr>
            </w:pPr>
            <w:r>
              <w:rPr>
                <w:rFonts w:ascii="宋体" w:hAnsi="宋体" w:eastAsia="宋体"/>
                <w:szCs w:val="21"/>
              </w:rPr>
              <w:t>p</w:t>
            </w:r>
            <w:r>
              <w:rPr>
                <w:rFonts w:hint="eastAsia" w:ascii="宋体" w:hAnsi="宋体" w:eastAsia="宋体"/>
                <w:szCs w:val="21"/>
              </w:rPr>
              <w:t>ublishThemePost()</w:t>
            </w:r>
          </w:p>
        </w:tc>
        <w:tc>
          <w:tcPr>
            <w:tcW w:w="1866" w:type="dxa"/>
            <w:tcBorders>
              <w:top w:val="single" w:color="auto" w:sz="4" w:space="0"/>
              <w:left w:val="single" w:color="auto" w:sz="4" w:space="0"/>
              <w:bottom w:val="single" w:color="auto" w:sz="4" w:space="0"/>
              <w:right w:val="single" w:color="auto" w:sz="4" w:space="0"/>
            </w:tcBorders>
          </w:tcPr>
          <w:p w14:paraId="5B487691">
            <w:pPr>
              <w:spacing w:line="360" w:lineRule="auto"/>
              <w:jc w:val="center"/>
              <w:rPr>
                <w:rFonts w:hint="eastAsia" w:ascii="宋体" w:hAnsi="宋体" w:eastAsia="宋体"/>
                <w:szCs w:val="21"/>
              </w:rPr>
            </w:pPr>
            <w:r>
              <w:rPr>
                <w:rFonts w:hint="eastAsia" w:ascii="宋体" w:hAnsi="宋体" w:eastAsia="宋体"/>
                <w:szCs w:val="21"/>
              </w:rPr>
              <w:t>bool</w:t>
            </w:r>
          </w:p>
        </w:tc>
      </w:tr>
      <w:tr w14:paraId="3B301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1F7F218">
            <w:pPr>
              <w:spacing w:line="360" w:lineRule="auto"/>
              <w:jc w:val="center"/>
              <w:rPr>
                <w:rFonts w:hint="eastAsia" w:ascii="宋体" w:hAnsi="宋体" w:eastAsia="宋体"/>
                <w:szCs w:val="21"/>
              </w:rPr>
            </w:pPr>
            <w:r>
              <w:rPr>
                <w:rFonts w:hint="eastAsia" w:ascii="宋体" w:hAnsi="宋体" w:eastAsia="宋体"/>
                <w:szCs w:val="21"/>
              </w:rPr>
              <w:t>删除主题帖</w:t>
            </w:r>
          </w:p>
        </w:tc>
        <w:tc>
          <w:tcPr>
            <w:tcW w:w="2746" w:type="dxa"/>
            <w:tcBorders>
              <w:top w:val="single" w:color="auto" w:sz="4" w:space="0"/>
              <w:left w:val="single" w:color="auto" w:sz="4" w:space="0"/>
              <w:bottom w:val="single" w:color="auto" w:sz="4" w:space="0"/>
              <w:right w:val="single" w:color="auto" w:sz="4" w:space="0"/>
            </w:tcBorders>
          </w:tcPr>
          <w:p w14:paraId="300F56A4">
            <w:pPr>
              <w:spacing w:line="360" w:lineRule="auto"/>
              <w:jc w:val="center"/>
              <w:rPr>
                <w:rFonts w:hint="eastAsia" w:ascii="宋体" w:hAnsi="宋体" w:eastAsia="宋体"/>
                <w:szCs w:val="21"/>
              </w:rPr>
            </w:pPr>
            <w:r>
              <w:rPr>
                <w:rFonts w:ascii="宋体" w:hAnsi="宋体" w:eastAsia="宋体"/>
                <w:szCs w:val="21"/>
              </w:rPr>
              <w:t>d</w:t>
            </w:r>
            <w:r>
              <w:rPr>
                <w:rFonts w:hint="eastAsia" w:ascii="宋体" w:hAnsi="宋体" w:eastAsia="宋体"/>
                <w:szCs w:val="21"/>
              </w:rPr>
              <w:t>eleteThemePost()</w:t>
            </w:r>
          </w:p>
        </w:tc>
        <w:tc>
          <w:tcPr>
            <w:tcW w:w="1866" w:type="dxa"/>
            <w:tcBorders>
              <w:top w:val="single" w:color="auto" w:sz="4" w:space="0"/>
              <w:left w:val="single" w:color="auto" w:sz="4" w:space="0"/>
              <w:bottom w:val="single" w:color="auto" w:sz="4" w:space="0"/>
              <w:right w:val="single" w:color="auto" w:sz="4" w:space="0"/>
            </w:tcBorders>
          </w:tcPr>
          <w:p w14:paraId="577B95D6">
            <w:pPr>
              <w:spacing w:line="360" w:lineRule="auto"/>
              <w:jc w:val="center"/>
              <w:rPr>
                <w:rFonts w:hint="eastAsia" w:ascii="宋体" w:hAnsi="宋体" w:eastAsia="宋体"/>
                <w:szCs w:val="21"/>
              </w:rPr>
            </w:pPr>
            <w:r>
              <w:rPr>
                <w:rFonts w:hint="eastAsia" w:ascii="宋体" w:hAnsi="宋体" w:eastAsia="宋体"/>
                <w:szCs w:val="21"/>
              </w:rPr>
              <w:t>bool</w:t>
            </w:r>
          </w:p>
        </w:tc>
      </w:tr>
      <w:tr w14:paraId="676AF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01A0260">
            <w:pPr>
              <w:spacing w:line="360" w:lineRule="auto"/>
              <w:jc w:val="center"/>
              <w:rPr>
                <w:rFonts w:hint="eastAsia" w:ascii="宋体" w:hAnsi="宋体" w:eastAsia="宋体"/>
                <w:szCs w:val="21"/>
              </w:rPr>
            </w:pPr>
            <w:r>
              <w:rPr>
                <w:rFonts w:hint="eastAsia" w:ascii="宋体" w:hAnsi="宋体" w:eastAsia="宋体"/>
                <w:szCs w:val="21"/>
              </w:rPr>
              <w:t>设置主题帖</w:t>
            </w:r>
            <w:r>
              <w:rPr>
                <w:rFonts w:ascii="宋体" w:hAnsi="宋体" w:eastAsia="宋体"/>
                <w:szCs w:val="21"/>
              </w:rPr>
              <w:t>ID</w:t>
            </w:r>
          </w:p>
        </w:tc>
        <w:tc>
          <w:tcPr>
            <w:tcW w:w="2746" w:type="dxa"/>
            <w:tcBorders>
              <w:top w:val="single" w:color="auto" w:sz="4" w:space="0"/>
              <w:left w:val="single" w:color="auto" w:sz="4" w:space="0"/>
              <w:bottom w:val="single" w:color="auto" w:sz="4" w:space="0"/>
              <w:right w:val="single" w:color="auto" w:sz="4" w:space="0"/>
            </w:tcBorders>
          </w:tcPr>
          <w:p w14:paraId="40D9F24B">
            <w:pPr>
              <w:spacing w:line="360" w:lineRule="auto"/>
              <w:jc w:val="center"/>
              <w:rPr>
                <w:rFonts w:hint="eastAsia" w:ascii="宋体" w:hAnsi="宋体" w:eastAsia="宋体"/>
                <w:szCs w:val="21"/>
              </w:rPr>
            </w:pPr>
            <w:r>
              <w:rPr>
                <w:rFonts w:ascii="宋体" w:hAnsi="宋体" w:eastAsia="宋体"/>
                <w:szCs w:val="21"/>
              </w:rPr>
              <w:t>setActivityID</w:t>
            </w:r>
          </w:p>
        </w:tc>
        <w:tc>
          <w:tcPr>
            <w:tcW w:w="1866" w:type="dxa"/>
            <w:tcBorders>
              <w:top w:val="single" w:color="auto" w:sz="4" w:space="0"/>
              <w:left w:val="single" w:color="auto" w:sz="4" w:space="0"/>
              <w:bottom w:val="single" w:color="auto" w:sz="4" w:space="0"/>
              <w:right w:val="single" w:color="auto" w:sz="4" w:space="0"/>
            </w:tcBorders>
          </w:tcPr>
          <w:p w14:paraId="043103C9">
            <w:pPr>
              <w:spacing w:line="360" w:lineRule="auto"/>
              <w:jc w:val="center"/>
              <w:rPr>
                <w:rFonts w:hint="eastAsia" w:ascii="宋体" w:hAnsi="宋体" w:eastAsia="宋体"/>
                <w:szCs w:val="21"/>
              </w:rPr>
            </w:pPr>
            <w:r>
              <w:rPr>
                <w:rFonts w:hint="eastAsia" w:ascii="宋体" w:hAnsi="宋体" w:eastAsia="宋体"/>
                <w:szCs w:val="21"/>
              </w:rPr>
              <w:t>bool</w:t>
            </w:r>
          </w:p>
        </w:tc>
      </w:tr>
      <w:tr w14:paraId="3CDB8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D6C8937">
            <w:pPr>
              <w:spacing w:line="360" w:lineRule="auto"/>
              <w:jc w:val="center"/>
              <w:rPr>
                <w:rFonts w:hint="eastAsia" w:ascii="宋体" w:hAnsi="宋体" w:eastAsia="宋体"/>
                <w:szCs w:val="21"/>
              </w:rPr>
            </w:pPr>
            <w:r>
              <w:rPr>
                <w:rFonts w:hint="eastAsia" w:ascii="宋体" w:hAnsi="宋体" w:eastAsia="宋体"/>
                <w:szCs w:val="21"/>
              </w:rPr>
              <w:t>返回主题帖</w:t>
            </w:r>
            <w:r>
              <w:rPr>
                <w:rFonts w:ascii="宋体" w:hAnsi="宋体" w:eastAsia="宋体"/>
                <w:szCs w:val="21"/>
              </w:rPr>
              <w:t>ID</w:t>
            </w:r>
          </w:p>
        </w:tc>
        <w:tc>
          <w:tcPr>
            <w:tcW w:w="2746" w:type="dxa"/>
            <w:tcBorders>
              <w:top w:val="single" w:color="auto" w:sz="4" w:space="0"/>
              <w:left w:val="single" w:color="auto" w:sz="4" w:space="0"/>
              <w:bottom w:val="single" w:color="auto" w:sz="4" w:space="0"/>
              <w:right w:val="single" w:color="auto" w:sz="4" w:space="0"/>
            </w:tcBorders>
          </w:tcPr>
          <w:p w14:paraId="17D8B855">
            <w:pPr>
              <w:spacing w:line="360" w:lineRule="auto"/>
              <w:jc w:val="center"/>
              <w:rPr>
                <w:rFonts w:hint="eastAsia" w:ascii="宋体" w:hAnsi="宋体" w:eastAsia="宋体"/>
                <w:szCs w:val="21"/>
              </w:rPr>
            </w:pPr>
            <w:r>
              <w:rPr>
                <w:rFonts w:ascii="宋体" w:hAnsi="宋体" w:eastAsia="宋体"/>
                <w:szCs w:val="21"/>
              </w:rPr>
              <w:t>getActivityID</w:t>
            </w:r>
          </w:p>
        </w:tc>
        <w:tc>
          <w:tcPr>
            <w:tcW w:w="1866" w:type="dxa"/>
            <w:tcBorders>
              <w:top w:val="single" w:color="auto" w:sz="4" w:space="0"/>
              <w:left w:val="single" w:color="auto" w:sz="4" w:space="0"/>
              <w:bottom w:val="single" w:color="auto" w:sz="4" w:space="0"/>
              <w:right w:val="single" w:color="auto" w:sz="4" w:space="0"/>
            </w:tcBorders>
          </w:tcPr>
          <w:p w14:paraId="702454F1">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26A44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CD7091B">
            <w:pPr>
              <w:spacing w:line="360" w:lineRule="auto"/>
              <w:jc w:val="center"/>
              <w:rPr>
                <w:rFonts w:hint="eastAsia" w:ascii="宋体" w:hAnsi="宋体" w:eastAsia="宋体"/>
                <w:szCs w:val="21"/>
              </w:rPr>
            </w:pPr>
            <w:r>
              <w:rPr>
                <w:rFonts w:hint="eastAsia" w:ascii="宋体" w:hAnsi="宋体" w:eastAsia="宋体"/>
                <w:szCs w:val="21"/>
              </w:rPr>
              <w:t>设置主题帖标题</w:t>
            </w:r>
          </w:p>
        </w:tc>
        <w:tc>
          <w:tcPr>
            <w:tcW w:w="2746" w:type="dxa"/>
            <w:tcBorders>
              <w:top w:val="single" w:color="auto" w:sz="4" w:space="0"/>
              <w:left w:val="single" w:color="auto" w:sz="4" w:space="0"/>
              <w:bottom w:val="single" w:color="auto" w:sz="4" w:space="0"/>
              <w:right w:val="single" w:color="auto" w:sz="4" w:space="0"/>
            </w:tcBorders>
          </w:tcPr>
          <w:p w14:paraId="70851F2E">
            <w:pPr>
              <w:spacing w:line="360" w:lineRule="auto"/>
              <w:jc w:val="center"/>
              <w:rPr>
                <w:rFonts w:hint="eastAsia" w:ascii="宋体" w:hAnsi="宋体" w:eastAsia="宋体"/>
                <w:szCs w:val="21"/>
              </w:rPr>
            </w:pPr>
            <w:r>
              <w:rPr>
                <w:rFonts w:hint="eastAsia" w:ascii="宋体" w:hAnsi="宋体" w:eastAsia="宋体"/>
                <w:szCs w:val="21"/>
              </w:rPr>
              <w:t>setThemePostTitle()</w:t>
            </w:r>
          </w:p>
        </w:tc>
        <w:tc>
          <w:tcPr>
            <w:tcW w:w="1866" w:type="dxa"/>
            <w:tcBorders>
              <w:top w:val="single" w:color="auto" w:sz="4" w:space="0"/>
              <w:left w:val="single" w:color="auto" w:sz="4" w:space="0"/>
              <w:bottom w:val="single" w:color="auto" w:sz="4" w:space="0"/>
              <w:right w:val="single" w:color="auto" w:sz="4" w:space="0"/>
            </w:tcBorders>
          </w:tcPr>
          <w:p w14:paraId="3E0A27C4">
            <w:pPr>
              <w:spacing w:line="360" w:lineRule="auto"/>
              <w:jc w:val="center"/>
              <w:rPr>
                <w:rFonts w:hint="eastAsia" w:ascii="宋体" w:hAnsi="宋体" w:eastAsia="宋体"/>
                <w:szCs w:val="21"/>
              </w:rPr>
            </w:pPr>
            <w:r>
              <w:rPr>
                <w:rFonts w:hint="eastAsia" w:ascii="宋体" w:hAnsi="宋体" w:eastAsia="宋体"/>
                <w:szCs w:val="21"/>
              </w:rPr>
              <w:t>bool</w:t>
            </w:r>
          </w:p>
        </w:tc>
      </w:tr>
      <w:tr w14:paraId="42F31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851B1B2">
            <w:pPr>
              <w:spacing w:line="360" w:lineRule="auto"/>
              <w:jc w:val="center"/>
              <w:rPr>
                <w:rFonts w:hint="eastAsia" w:ascii="宋体" w:hAnsi="宋体" w:eastAsia="宋体"/>
                <w:szCs w:val="21"/>
              </w:rPr>
            </w:pPr>
            <w:r>
              <w:rPr>
                <w:rFonts w:hint="eastAsia" w:ascii="宋体" w:hAnsi="宋体" w:eastAsia="宋体"/>
                <w:szCs w:val="21"/>
              </w:rPr>
              <w:t>返回主题帖标题</w:t>
            </w:r>
          </w:p>
        </w:tc>
        <w:tc>
          <w:tcPr>
            <w:tcW w:w="2746" w:type="dxa"/>
          </w:tcPr>
          <w:p w14:paraId="411A9CA8">
            <w:pPr>
              <w:spacing w:line="360" w:lineRule="auto"/>
              <w:jc w:val="center"/>
              <w:rPr>
                <w:rFonts w:hint="eastAsia" w:ascii="宋体" w:hAnsi="宋体" w:eastAsia="宋体"/>
                <w:szCs w:val="21"/>
              </w:rPr>
            </w:pPr>
            <w:r>
              <w:rPr>
                <w:rFonts w:hint="eastAsia" w:ascii="宋体" w:hAnsi="宋体" w:eastAsia="宋体"/>
                <w:szCs w:val="21"/>
              </w:rPr>
              <w:t>getThemePostTitle()</w:t>
            </w:r>
          </w:p>
        </w:tc>
        <w:tc>
          <w:tcPr>
            <w:tcW w:w="1866" w:type="dxa"/>
          </w:tcPr>
          <w:p w14:paraId="34F8AC34">
            <w:pPr>
              <w:spacing w:line="360" w:lineRule="auto"/>
              <w:jc w:val="center"/>
              <w:rPr>
                <w:rFonts w:hint="eastAsia" w:ascii="宋体" w:hAnsi="宋体" w:eastAsia="宋体"/>
                <w:szCs w:val="21"/>
              </w:rPr>
            </w:pPr>
            <w:r>
              <w:rPr>
                <w:rFonts w:hint="eastAsia" w:ascii="宋体" w:hAnsi="宋体" w:eastAsia="宋体"/>
                <w:szCs w:val="21"/>
              </w:rPr>
              <w:t>text</w:t>
            </w:r>
          </w:p>
        </w:tc>
      </w:tr>
      <w:tr w14:paraId="11FA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20DD0B3">
            <w:pPr>
              <w:spacing w:line="360" w:lineRule="auto"/>
              <w:jc w:val="center"/>
              <w:rPr>
                <w:rFonts w:hint="eastAsia" w:ascii="宋体" w:hAnsi="宋体" w:eastAsia="宋体"/>
                <w:szCs w:val="21"/>
              </w:rPr>
            </w:pPr>
            <w:r>
              <w:rPr>
                <w:rFonts w:hint="eastAsia" w:ascii="宋体" w:hAnsi="宋体" w:eastAsia="宋体"/>
                <w:szCs w:val="21"/>
              </w:rPr>
              <w:t>返回主题帖内容</w:t>
            </w:r>
          </w:p>
        </w:tc>
        <w:tc>
          <w:tcPr>
            <w:tcW w:w="2746" w:type="dxa"/>
          </w:tcPr>
          <w:p w14:paraId="670C0FE8">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ThemePost</w:t>
            </w:r>
            <w:r>
              <w:rPr>
                <w:rFonts w:ascii="宋体" w:hAnsi="宋体" w:eastAsia="宋体"/>
                <w:szCs w:val="21"/>
              </w:rPr>
              <w:t>Content()</w:t>
            </w:r>
          </w:p>
        </w:tc>
        <w:tc>
          <w:tcPr>
            <w:tcW w:w="1866" w:type="dxa"/>
          </w:tcPr>
          <w:p w14:paraId="54CB2FEB">
            <w:pPr>
              <w:spacing w:line="360" w:lineRule="auto"/>
              <w:jc w:val="center"/>
              <w:rPr>
                <w:rFonts w:hint="eastAsia" w:ascii="宋体" w:hAnsi="宋体" w:eastAsia="宋体"/>
                <w:szCs w:val="21"/>
              </w:rPr>
            </w:pPr>
            <w:r>
              <w:rPr>
                <w:rFonts w:hint="eastAsia" w:ascii="宋体" w:hAnsi="宋体" w:eastAsia="宋体"/>
                <w:szCs w:val="21"/>
              </w:rPr>
              <w:t>bool</w:t>
            </w:r>
          </w:p>
        </w:tc>
      </w:tr>
      <w:tr w14:paraId="2F0F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44885A93">
            <w:pPr>
              <w:spacing w:line="360" w:lineRule="auto"/>
              <w:jc w:val="center"/>
              <w:rPr>
                <w:rFonts w:hint="eastAsia" w:ascii="宋体" w:hAnsi="宋体" w:eastAsia="宋体"/>
                <w:szCs w:val="21"/>
              </w:rPr>
            </w:pPr>
            <w:r>
              <w:rPr>
                <w:rFonts w:hint="eastAsia" w:ascii="宋体" w:hAnsi="宋体" w:eastAsia="宋体"/>
                <w:szCs w:val="21"/>
              </w:rPr>
              <w:t>设置主题帖内容</w:t>
            </w:r>
          </w:p>
        </w:tc>
        <w:tc>
          <w:tcPr>
            <w:tcW w:w="2746" w:type="dxa"/>
          </w:tcPr>
          <w:p w14:paraId="3E0788FA">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ThemePost</w:t>
            </w:r>
            <w:r>
              <w:rPr>
                <w:rFonts w:ascii="宋体" w:hAnsi="宋体" w:eastAsia="宋体"/>
                <w:szCs w:val="21"/>
              </w:rPr>
              <w:t>Content()</w:t>
            </w:r>
          </w:p>
        </w:tc>
        <w:tc>
          <w:tcPr>
            <w:tcW w:w="1866" w:type="dxa"/>
          </w:tcPr>
          <w:p w14:paraId="421EB4EA">
            <w:pPr>
              <w:spacing w:line="360" w:lineRule="auto"/>
              <w:jc w:val="center"/>
              <w:rPr>
                <w:rFonts w:hint="eastAsia" w:ascii="宋体" w:hAnsi="宋体" w:eastAsia="宋体"/>
                <w:szCs w:val="21"/>
              </w:rPr>
            </w:pPr>
            <w:r>
              <w:rPr>
                <w:rFonts w:hint="eastAsia" w:ascii="宋体" w:hAnsi="宋体" w:eastAsia="宋体"/>
                <w:szCs w:val="21"/>
              </w:rPr>
              <w:t>text</w:t>
            </w:r>
          </w:p>
        </w:tc>
      </w:tr>
      <w:tr w14:paraId="6B53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779EA007">
            <w:pPr>
              <w:spacing w:line="360" w:lineRule="auto"/>
              <w:jc w:val="center"/>
              <w:rPr>
                <w:rFonts w:hint="eastAsia" w:ascii="宋体" w:hAnsi="宋体" w:eastAsia="宋体"/>
                <w:szCs w:val="21"/>
              </w:rPr>
            </w:pPr>
            <w:r>
              <w:rPr>
                <w:rFonts w:hint="eastAsia" w:ascii="宋体" w:hAnsi="宋体" w:eastAsia="宋体"/>
                <w:szCs w:val="21"/>
              </w:rPr>
              <w:t>设置帖</w:t>
            </w:r>
            <w:r>
              <w:rPr>
                <w:rFonts w:hint="eastAsia" w:ascii="宋体" w:hAnsi="宋体" w:eastAsia="宋体"/>
                <w:szCs w:val="21"/>
                <w:lang w:eastAsia="zh"/>
              </w:rPr>
              <w:t>审核</w:t>
            </w:r>
            <w:r>
              <w:rPr>
                <w:rFonts w:hint="eastAsia" w:ascii="宋体" w:hAnsi="宋体" w:eastAsia="宋体"/>
                <w:szCs w:val="21"/>
              </w:rPr>
              <w:t>状态</w:t>
            </w:r>
          </w:p>
        </w:tc>
        <w:tc>
          <w:tcPr>
            <w:tcW w:w="2746" w:type="dxa"/>
          </w:tcPr>
          <w:p w14:paraId="1B6E34C4">
            <w:pPr>
              <w:spacing w:line="360" w:lineRule="auto"/>
              <w:jc w:val="center"/>
              <w:rPr>
                <w:rFonts w:hint="eastAsia" w:ascii="宋体" w:hAnsi="宋体" w:eastAsia="宋体"/>
                <w:szCs w:val="21"/>
              </w:rPr>
            </w:pPr>
            <w:r>
              <w:rPr>
                <w:rFonts w:hint="eastAsia" w:ascii="宋体" w:hAnsi="宋体" w:eastAsia="宋体"/>
                <w:szCs w:val="21"/>
              </w:rPr>
              <w:t>set</w:t>
            </w:r>
            <w:r>
              <w:rPr>
                <w:rFonts w:hint="eastAsia" w:ascii="宋体" w:hAnsi="宋体" w:eastAsia="宋体"/>
                <w:szCs w:val="21"/>
                <w:lang w:eastAsia="zh"/>
              </w:rPr>
              <w:t>Audit</w:t>
            </w:r>
            <w:r>
              <w:rPr>
                <w:rFonts w:hint="eastAsia" w:ascii="宋体" w:hAnsi="宋体" w:eastAsia="宋体"/>
                <w:szCs w:val="21"/>
              </w:rPr>
              <w:t>State()</w:t>
            </w:r>
          </w:p>
        </w:tc>
        <w:tc>
          <w:tcPr>
            <w:tcW w:w="1866" w:type="dxa"/>
          </w:tcPr>
          <w:p w14:paraId="6DEAFF5E">
            <w:pPr>
              <w:spacing w:line="360" w:lineRule="auto"/>
              <w:jc w:val="center"/>
              <w:rPr>
                <w:rFonts w:hint="eastAsia" w:ascii="宋体" w:hAnsi="宋体" w:eastAsia="宋体"/>
                <w:szCs w:val="21"/>
              </w:rPr>
            </w:pPr>
            <w:r>
              <w:rPr>
                <w:rFonts w:hint="eastAsia" w:ascii="宋体" w:hAnsi="宋体" w:eastAsia="宋体"/>
                <w:szCs w:val="21"/>
              </w:rPr>
              <w:t>bool</w:t>
            </w:r>
          </w:p>
        </w:tc>
      </w:tr>
      <w:tr w14:paraId="4883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528ACF6">
            <w:pPr>
              <w:spacing w:line="360" w:lineRule="auto"/>
              <w:jc w:val="center"/>
              <w:rPr>
                <w:rFonts w:hint="eastAsia" w:ascii="宋体" w:hAnsi="宋体" w:eastAsia="宋体"/>
                <w:szCs w:val="21"/>
              </w:rPr>
            </w:pPr>
            <w:r>
              <w:rPr>
                <w:rFonts w:hint="eastAsia" w:ascii="宋体" w:hAnsi="宋体" w:eastAsia="宋体"/>
                <w:szCs w:val="21"/>
              </w:rPr>
              <w:t>返回帖</w:t>
            </w:r>
            <w:r>
              <w:rPr>
                <w:rFonts w:hint="eastAsia" w:ascii="宋体" w:hAnsi="宋体" w:eastAsia="宋体"/>
                <w:szCs w:val="21"/>
                <w:lang w:eastAsia="zh"/>
              </w:rPr>
              <w:t>审核</w:t>
            </w:r>
            <w:r>
              <w:rPr>
                <w:rFonts w:hint="eastAsia" w:ascii="宋体" w:hAnsi="宋体" w:eastAsia="宋体"/>
                <w:szCs w:val="21"/>
              </w:rPr>
              <w:t>状态</w:t>
            </w:r>
          </w:p>
        </w:tc>
        <w:tc>
          <w:tcPr>
            <w:tcW w:w="2746" w:type="dxa"/>
          </w:tcPr>
          <w:p w14:paraId="04801457">
            <w:pPr>
              <w:spacing w:line="360" w:lineRule="auto"/>
              <w:jc w:val="center"/>
              <w:rPr>
                <w:rFonts w:hint="eastAsia" w:ascii="宋体" w:hAnsi="宋体" w:eastAsia="宋体"/>
                <w:szCs w:val="21"/>
              </w:rPr>
            </w:pPr>
            <w:r>
              <w:rPr>
                <w:rFonts w:hint="eastAsia" w:ascii="宋体" w:hAnsi="宋体" w:eastAsia="宋体"/>
                <w:szCs w:val="21"/>
              </w:rPr>
              <w:t>get</w:t>
            </w:r>
            <w:r>
              <w:rPr>
                <w:rFonts w:hint="eastAsia" w:ascii="宋体" w:hAnsi="宋体" w:eastAsia="宋体"/>
                <w:szCs w:val="21"/>
                <w:lang w:eastAsia="zh"/>
              </w:rPr>
              <w:t>Audit</w:t>
            </w:r>
            <w:r>
              <w:rPr>
                <w:rFonts w:hint="eastAsia" w:ascii="宋体" w:hAnsi="宋体" w:eastAsia="宋体"/>
                <w:szCs w:val="21"/>
              </w:rPr>
              <w:t>State()</w:t>
            </w:r>
          </w:p>
        </w:tc>
        <w:tc>
          <w:tcPr>
            <w:tcW w:w="1866" w:type="dxa"/>
          </w:tcPr>
          <w:p w14:paraId="4098FF35">
            <w:pPr>
              <w:spacing w:line="360" w:lineRule="auto"/>
              <w:jc w:val="center"/>
              <w:rPr>
                <w:rFonts w:hint="eastAsia" w:ascii="宋体" w:hAnsi="宋体" w:eastAsia="宋体"/>
                <w:szCs w:val="21"/>
              </w:rPr>
            </w:pPr>
            <w:r>
              <w:rPr>
                <w:rFonts w:hint="eastAsia" w:ascii="宋体" w:hAnsi="宋体" w:eastAsia="宋体"/>
                <w:szCs w:val="21"/>
              </w:rPr>
              <w:t>varchar(未审核，审核通过，审核未通过)</w:t>
            </w:r>
          </w:p>
        </w:tc>
      </w:tr>
      <w:tr w14:paraId="0719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Pr>
          <w:p w14:paraId="768D9018">
            <w:pPr>
              <w:spacing w:line="360" w:lineRule="auto"/>
              <w:jc w:val="center"/>
              <w:rPr>
                <w:rFonts w:hint="eastAsia" w:ascii="宋体" w:hAnsi="宋体" w:eastAsia="宋体"/>
                <w:szCs w:val="21"/>
              </w:rPr>
            </w:pPr>
            <w:r>
              <w:rPr>
                <w:rFonts w:hint="eastAsia" w:ascii="宋体" w:hAnsi="宋体" w:eastAsia="宋体"/>
                <w:szCs w:val="21"/>
              </w:rPr>
              <w:t>返回发布时间</w:t>
            </w:r>
          </w:p>
        </w:tc>
        <w:tc>
          <w:tcPr>
            <w:tcW w:w="2746" w:type="dxa"/>
          </w:tcPr>
          <w:p w14:paraId="2FDDD3F1">
            <w:pPr>
              <w:spacing w:line="360" w:lineRule="auto"/>
              <w:jc w:val="center"/>
              <w:rPr>
                <w:rFonts w:hint="eastAsia" w:ascii="宋体" w:hAnsi="宋体" w:eastAsia="宋体"/>
                <w:szCs w:val="21"/>
              </w:rPr>
            </w:pPr>
            <w:r>
              <w:rPr>
                <w:rFonts w:hint="eastAsia" w:ascii="宋体" w:hAnsi="宋体" w:eastAsia="宋体"/>
                <w:szCs w:val="21"/>
              </w:rPr>
              <w:t>get</w:t>
            </w:r>
            <w:r>
              <w:rPr>
                <w:rFonts w:ascii="宋体" w:hAnsi="宋体" w:eastAsia="宋体"/>
                <w:szCs w:val="21"/>
              </w:rPr>
              <w:t>Publish</w:t>
            </w:r>
            <w:r>
              <w:rPr>
                <w:rFonts w:hint="eastAsia" w:ascii="宋体" w:hAnsi="宋体" w:eastAsia="宋体"/>
                <w:szCs w:val="21"/>
              </w:rPr>
              <w:t>Time()</w:t>
            </w:r>
          </w:p>
        </w:tc>
        <w:tc>
          <w:tcPr>
            <w:tcW w:w="1866" w:type="dxa"/>
          </w:tcPr>
          <w:p w14:paraId="6C189BB1">
            <w:pPr>
              <w:spacing w:line="360" w:lineRule="auto"/>
              <w:jc w:val="center"/>
              <w:rPr>
                <w:rFonts w:hint="eastAsia" w:ascii="宋体" w:hAnsi="宋体" w:eastAsia="宋体"/>
                <w:szCs w:val="21"/>
                <w:lang w:eastAsia="zh"/>
              </w:rPr>
            </w:pPr>
            <w:r>
              <w:rPr>
                <w:rFonts w:hint="eastAsia" w:ascii="宋体" w:hAnsi="宋体" w:eastAsia="宋体"/>
                <w:szCs w:val="21"/>
                <w:lang w:eastAsia="zh"/>
              </w:rPr>
              <w:t>datetime</w:t>
            </w:r>
          </w:p>
        </w:tc>
      </w:tr>
      <w:tr w14:paraId="68A74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0CDD97B">
            <w:pPr>
              <w:spacing w:line="360" w:lineRule="auto"/>
              <w:jc w:val="center"/>
              <w:rPr>
                <w:rFonts w:hint="eastAsia" w:ascii="宋体" w:hAnsi="宋体" w:eastAsia="宋体"/>
                <w:szCs w:val="21"/>
              </w:rPr>
            </w:pPr>
            <w:r>
              <w:rPr>
                <w:rFonts w:hint="eastAsia" w:ascii="宋体" w:hAnsi="宋体" w:eastAsia="宋体"/>
                <w:szCs w:val="21"/>
              </w:rPr>
              <w:t>设置发布时间</w:t>
            </w:r>
          </w:p>
        </w:tc>
        <w:tc>
          <w:tcPr>
            <w:tcW w:w="2746" w:type="dxa"/>
          </w:tcPr>
          <w:p w14:paraId="741CEBFE">
            <w:pPr>
              <w:spacing w:line="360" w:lineRule="auto"/>
              <w:jc w:val="center"/>
              <w:rPr>
                <w:rFonts w:hint="eastAsia" w:ascii="宋体" w:hAnsi="宋体" w:eastAsia="宋体"/>
                <w:szCs w:val="21"/>
              </w:rPr>
            </w:pPr>
            <w:r>
              <w:rPr>
                <w:rFonts w:ascii="宋体" w:hAnsi="宋体" w:eastAsia="宋体"/>
                <w:szCs w:val="21"/>
              </w:rPr>
              <w:t>setPublish</w:t>
            </w:r>
            <w:r>
              <w:rPr>
                <w:rFonts w:hint="eastAsia" w:ascii="宋体" w:hAnsi="宋体" w:eastAsia="宋体"/>
                <w:szCs w:val="21"/>
              </w:rPr>
              <w:t>Time()</w:t>
            </w:r>
          </w:p>
        </w:tc>
        <w:tc>
          <w:tcPr>
            <w:tcW w:w="1866" w:type="dxa"/>
          </w:tcPr>
          <w:p w14:paraId="149664D7">
            <w:pPr>
              <w:spacing w:line="360" w:lineRule="auto"/>
              <w:jc w:val="center"/>
              <w:rPr>
                <w:rFonts w:hint="eastAsia" w:ascii="宋体" w:hAnsi="宋体" w:eastAsia="宋体"/>
                <w:szCs w:val="21"/>
              </w:rPr>
            </w:pPr>
            <w:r>
              <w:rPr>
                <w:rFonts w:hint="eastAsia" w:ascii="宋体" w:hAnsi="宋体" w:eastAsia="宋体"/>
                <w:szCs w:val="21"/>
              </w:rPr>
              <w:t>bool</w:t>
            </w:r>
          </w:p>
        </w:tc>
      </w:tr>
      <w:tr w14:paraId="0016E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74F3F524">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创建</w:t>
            </w:r>
            <w:r>
              <w:rPr>
                <w:rFonts w:hint="eastAsia" w:ascii="宋体" w:hAnsi="宋体" w:eastAsia="宋体"/>
                <w:szCs w:val="21"/>
              </w:rPr>
              <w:t>用户ID</w:t>
            </w:r>
          </w:p>
        </w:tc>
        <w:tc>
          <w:tcPr>
            <w:tcW w:w="2746" w:type="dxa"/>
          </w:tcPr>
          <w:p w14:paraId="4E10593E">
            <w:pPr>
              <w:spacing w:line="360" w:lineRule="auto"/>
              <w:jc w:val="center"/>
              <w:rPr>
                <w:rFonts w:hint="eastAsia" w:ascii="宋体" w:hAnsi="宋体" w:eastAsia="宋体"/>
                <w:szCs w:val="21"/>
              </w:rPr>
            </w:pPr>
            <w:r>
              <w:rPr>
                <w:rFonts w:hint="eastAsia" w:ascii="宋体" w:hAnsi="宋体" w:eastAsia="宋体"/>
                <w:szCs w:val="21"/>
              </w:rPr>
              <w:t>getAu</w:t>
            </w:r>
            <w:r>
              <w:rPr>
                <w:rFonts w:ascii="宋体" w:hAnsi="宋体" w:eastAsia="宋体"/>
                <w:szCs w:val="21"/>
              </w:rPr>
              <w:t>thor</w:t>
            </w:r>
            <w:r>
              <w:rPr>
                <w:rFonts w:hint="eastAsia" w:ascii="宋体" w:hAnsi="宋体" w:eastAsia="宋体"/>
                <w:szCs w:val="21"/>
              </w:rPr>
              <w:t>ID()</w:t>
            </w:r>
          </w:p>
        </w:tc>
        <w:tc>
          <w:tcPr>
            <w:tcW w:w="1866" w:type="dxa"/>
          </w:tcPr>
          <w:p w14:paraId="643C8067">
            <w:pPr>
              <w:spacing w:line="360" w:lineRule="auto"/>
              <w:jc w:val="center"/>
              <w:rPr>
                <w:rFonts w:hint="eastAsia" w:ascii="宋体" w:hAnsi="宋体" w:eastAsia="宋体"/>
                <w:szCs w:val="21"/>
              </w:rPr>
            </w:pPr>
            <w:r>
              <w:rPr>
                <w:rFonts w:hint="eastAsia" w:ascii="宋体" w:hAnsi="宋体" w:eastAsia="宋体"/>
                <w:szCs w:val="21"/>
              </w:rPr>
              <w:t>varchar</w:t>
            </w:r>
          </w:p>
        </w:tc>
      </w:tr>
      <w:tr w14:paraId="4447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0A27619F">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创建</w:t>
            </w:r>
            <w:r>
              <w:rPr>
                <w:rFonts w:hint="eastAsia" w:ascii="宋体" w:hAnsi="宋体" w:eastAsia="宋体"/>
                <w:szCs w:val="21"/>
              </w:rPr>
              <w:t>用户ID</w:t>
            </w:r>
          </w:p>
        </w:tc>
        <w:tc>
          <w:tcPr>
            <w:tcW w:w="2746" w:type="dxa"/>
          </w:tcPr>
          <w:p w14:paraId="23D8B57B">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Au</w:t>
            </w:r>
            <w:r>
              <w:rPr>
                <w:rFonts w:ascii="宋体" w:hAnsi="宋体" w:eastAsia="宋体"/>
                <w:szCs w:val="21"/>
              </w:rPr>
              <w:t>thor</w:t>
            </w:r>
            <w:r>
              <w:rPr>
                <w:rFonts w:hint="eastAsia" w:ascii="宋体" w:hAnsi="宋体" w:eastAsia="宋体"/>
                <w:szCs w:val="21"/>
              </w:rPr>
              <w:t>ID()</w:t>
            </w:r>
          </w:p>
        </w:tc>
        <w:tc>
          <w:tcPr>
            <w:tcW w:w="1866" w:type="dxa"/>
          </w:tcPr>
          <w:p w14:paraId="4BB6F0F7">
            <w:pPr>
              <w:spacing w:line="360" w:lineRule="auto"/>
              <w:jc w:val="center"/>
              <w:rPr>
                <w:rFonts w:hint="eastAsia" w:ascii="宋体" w:hAnsi="宋体" w:eastAsia="宋体"/>
                <w:szCs w:val="21"/>
              </w:rPr>
            </w:pPr>
            <w:r>
              <w:rPr>
                <w:rFonts w:hint="eastAsia" w:ascii="宋体" w:hAnsi="宋体" w:eastAsia="宋体"/>
                <w:szCs w:val="21"/>
              </w:rPr>
              <w:t>bool</w:t>
            </w:r>
          </w:p>
        </w:tc>
      </w:tr>
      <w:tr w14:paraId="2D50A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Pr>
          <w:p w14:paraId="74E62B73">
            <w:pPr>
              <w:spacing w:line="360" w:lineRule="auto"/>
              <w:jc w:val="center"/>
              <w:rPr>
                <w:rFonts w:hint="eastAsia" w:ascii="宋体" w:hAnsi="宋体" w:eastAsia="宋体"/>
                <w:szCs w:val="21"/>
              </w:rPr>
            </w:pPr>
            <w:r>
              <w:rPr>
                <w:rFonts w:hint="eastAsia" w:ascii="宋体" w:hAnsi="宋体" w:eastAsia="宋体"/>
                <w:szCs w:val="21"/>
              </w:rPr>
              <w:t>搜寻主题帖</w:t>
            </w:r>
          </w:p>
        </w:tc>
        <w:tc>
          <w:tcPr>
            <w:tcW w:w="2746" w:type="dxa"/>
          </w:tcPr>
          <w:p w14:paraId="3D1DD24A">
            <w:pPr>
              <w:spacing w:line="360" w:lineRule="auto"/>
              <w:jc w:val="center"/>
              <w:rPr>
                <w:rFonts w:hint="eastAsia" w:ascii="宋体" w:hAnsi="宋体" w:eastAsia="宋体"/>
                <w:szCs w:val="21"/>
              </w:rPr>
            </w:pPr>
            <w:r>
              <w:rPr>
                <w:rFonts w:hint="eastAsia" w:ascii="宋体" w:hAnsi="宋体" w:eastAsia="宋体"/>
                <w:szCs w:val="21"/>
              </w:rPr>
              <w:t>SearchThemePost()</w:t>
            </w:r>
          </w:p>
        </w:tc>
        <w:tc>
          <w:tcPr>
            <w:tcW w:w="1866" w:type="dxa"/>
          </w:tcPr>
          <w:p w14:paraId="3C192FEF">
            <w:pPr>
              <w:spacing w:line="360" w:lineRule="auto"/>
              <w:jc w:val="center"/>
              <w:rPr>
                <w:rFonts w:hint="eastAsia" w:ascii="宋体" w:hAnsi="宋体" w:eastAsia="宋体"/>
                <w:szCs w:val="21"/>
              </w:rPr>
            </w:pPr>
            <w:r>
              <w:rPr>
                <w:rFonts w:hint="eastAsia" w:ascii="宋体" w:hAnsi="宋体" w:eastAsia="宋体"/>
                <w:szCs w:val="21"/>
              </w:rPr>
              <w:t>bool</w:t>
            </w:r>
          </w:p>
        </w:tc>
      </w:tr>
    </w:tbl>
    <w:p w14:paraId="0B69ACE0">
      <w:pPr>
        <w:spacing w:line="360" w:lineRule="auto"/>
        <w:jc w:val="center"/>
        <w:rPr>
          <w:rFonts w:hint="eastAsia" w:ascii="宋体" w:hAnsi="宋体" w:eastAsia="宋体"/>
          <w:szCs w:val="21"/>
        </w:rPr>
      </w:pPr>
    </w:p>
    <w:p w14:paraId="7019CC03">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Comment</w:t>
      </w:r>
      <w:r>
        <w:rPr>
          <w:rFonts w:hint="eastAsia" w:ascii="宋体" w:hAnsi="宋体" w:eastAsia="宋体"/>
          <w:b/>
          <w:bCs/>
          <w:szCs w:val="21"/>
        </w:rPr>
        <w:t>(</w:t>
      </w:r>
      <w:r>
        <w:rPr>
          <w:rFonts w:ascii="宋体" w:hAnsi="宋体" w:eastAsia="宋体"/>
          <w:b/>
          <w:bCs/>
          <w:szCs w:val="21"/>
        </w:rPr>
        <w:t>评论类</w:t>
      </w:r>
      <w:r>
        <w:rPr>
          <w:rFonts w:hint="eastAsia" w:ascii="宋体" w:hAnsi="宋体" w:eastAsia="宋体"/>
          <w:b/>
          <w:bCs/>
          <w:szCs w:val="21"/>
        </w:rPr>
        <w:t>)</w:t>
      </w:r>
    </w:p>
    <w:p w14:paraId="28B48999">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.7</w:t>
      </w:r>
      <w:r>
        <w:rPr>
          <w:rFonts w:hint="eastAsia" w:ascii="宋体" w:hAnsi="宋体" w:eastAsia="宋体"/>
          <w:b/>
          <w:bCs/>
          <w:szCs w:val="21"/>
        </w:rPr>
        <w:t>所示：</w:t>
      </w:r>
    </w:p>
    <w:p w14:paraId="310F8BD3">
      <w:pPr>
        <w:spacing w:line="360" w:lineRule="auto"/>
        <w:jc w:val="center"/>
        <w:rPr>
          <w:rFonts w:hint="eastAsia" w:ascii="宋体" w:hAnsi="宋体" w:eastAsia="宋体"/>
          <w:szCs w:val="21"/>
        </w:rPr>
      </w:pPr>
      <w:r>
        <w:rPr>
          <w:rFonts w:hint="eastAsia" w:ascii="宋体" w:hAnsi="宋体" w:eastAsia="宋体"/>
          <w:szCs w:val="21"/>
        </w:rPr>
        <w:tab/>
      </w: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 xml:space="preserve">.7 </w:t>
      </w:r>
      <w:r>
        <w:rPr>
          <w:rFonts w:hint="eastAsia" w:ascii="宋体" w:hAnsi="宋体" w:eastAsia="宋体"/>
          <w:szCs w:val="21"/>
        </w:rPr>
        <w:t>Comment类操作表</w:t>
      </w:r>
    </w:p>
    <w:p w14:paraId="3C73DDF1">
      <w:pPr>
        <w:spacing w:line="360" w:lineRule="auto"/>
        <w:jc w:val="center"/>
        <w:rPr>
          <w:rFonts w:hint="eastAsia" w:ascii="宋体" w:hAnsi="宋体" w:eastAsia="宋体"/>
          <w:szCs w:val="21"/>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539"/>
        <w:gridCol w:w="2073"/>
      </w:tblGrid>
      <w:tr w14:paraId="4E16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4163A8C">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539" w:type="dxa"/>
            <w:tcBorders>
              <w:top w:val="single" w:color="auto" w:sz="4" w:space="0"/>
              <w:left w:val="single" w:color="auto" w:sz="4" w:space="0"/>
              <w:bottom w:val="single" w:color="auto" w:sz="4" w:space="0"/>
              <w:right w:val="single" w:color="auto" w:sz="4" w:space="0"/>
            </w:tcBorders>
          </w:tcPr>
          <w:p w14:paraId="23D0D817">
            <w:pPr>
              <w:spacing w:line="360" w:lineRule="auto"/>
              <w:jc w:val="center"/>
              <w:rPr>
                <w:rFonts w:hint="eastAsia" w:ascii="宋体" w:hAnsi="宋体" w:eastAsia="宋体"/>
                <w:szCs w:val="21"/>
              </w:rPr>
            </w:pPr>
            <w:r>
              <w:rPr>
                <w:rFonts w:hint="eastAsia" w:ascii="宋体" w:hAnsi="宋体" w:eastAsia="宋体"/>
                <w:szCs w:val="21"/>
              </w:rPr>
              <w:t>函数名</w:t>
            </w:r>
          </w:p>
        </w:tc>
        <w:tc>
          <w:tcPr>
            <w:tcW w:w="2073" w:type="dxa"/>
            <w:tcBorders>
              <w:top w:val="single" w:color="auto" w:sz="4" w:space="0"/>
              <w:left w:val="single" w:color="auto" w:sz="4" w:space="0"/>
              <w:bottom w:val="single" w:color="auto" w:sz="4" w:space="0"/>
              <w:right w:val="single" w:color="auto" w:sz="4" w:space="0"/>
            </w:tcBorders>
          </w:tcPr>
          <w:p w14:paraId="1DFEABEC">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24DB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3E57D8F">
            <w:pPr>
              <w:spacing w:line="360" w:lineRule="auto"/>
              <w:jc w:val="center"/>
              <w:rPr>
                <w:rFonts w:hint="eastAsia" w:ascii="宋体" w:hAnsi="宋体" w:eastAsia="宋体"/>
                <w:szCs w:val="21"/>
              </w:rPr>
            </w:pPr>
            <w:r>
              <w:rPr>
                <w:rFonts w:hint="eastAsia" w:ascii="宋体" w:hAnsi="宋体" w:eastAsia="宋体"/>
                <w:szCs w:val="21"/>
              </w:rPr>
              <w:t>发表评论</w:t>
            </w:r>
          </w:p>
        </w:tc>
        <w:tc>
          <w:tcPr>
            <w:tcW w:w="2539" w:type="dxa"/>
            <w:tcBorders>
              <w:top w:val="single" w:color="auto" w:sz="4" w:space="0"/>
              <w:left w:val="single" w:color="auto" w:sz="4" w:space="0"/>
              <w:bottom w:val="single" w:color="auto" w:sz="4" w:space="0"/>
              <w:right w:val="single" w:color="auto" w:sz="4" w:space="0"/>
            </w:tcBorders>
          </w:tcPr>
          <w:p w14:paraId="560E9EE1">
            <w:pPr>
              <w:spacing w:line="360" w:lineRule="auto"/>
              <w:jc w:val="center"/>
              <w:rPr>
                <w:rFonts w:hint="eastAsia" w:ascii="宋体" w:hAnsi="宋体" w:eastAsia="宋体"/>
                <w:szCs w:val="21"/>
              </w:rPr>
            </w:pPr>
            <w:r>
              <w:rPr>
                <w:rFonts w:ascii="宋体" w:hAnsi="宋体" w:eastAsia="宋体"/>
                <w:szCs w:val="21"/>
              </w:rPr>
              <w:t>publish</w:t>
            </w:r>
            <w:r>
              <w:rPr>
                <w:rFonts w:hint="eastAsia" w:ascii="宋体" w:hAnsi="宋体" w:eastAsia="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09F205F8">
            <w:pPr>
              <w:spacing w:line="360" w:lineRule="auto"/>
              <w:jc w:val="center"/>
              <w:rPr>
                <w:rFonts w:hint="eastAsia" w:ascii="宋体" w:hAnsi="宋体" w:eastAsia="宋体"/>
                <w:szCs w:val="21"/>
              </w:rPr>
            </w:pPr>
            <w:r>
              <w:rPr>
                <w:rFonts w:hint="eastAsia" w:ascii="宋体" w:hAnsi="宋体" w:eastAsia="宋体"/>
                <w:szCs w:val="21"/>
              </w:rPr>
              <w:t>bool</w:t>
            </w:r>
          </w:p>
        </w:tc>
      </w:tr>
      <w:tr w14:paraId="6B79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Borders>
              <w:top w:val="single" w:color="auto" w:sz="4" w:space="0"/>
              <w:left w:val="single" w:color="auto" w:sz="4" w:space="0"/>
              <w:bottom w:val="single" w:color="auto" w:sz="4" w:space="0"/>
              <w:right w:val="single" w:color="auto" w:sz="4" w:space="0"/>
            </w:tcBorders>
          </w:tcPr>
          <w:p w14:paraId="18D39F16">
            <w:pPr>
              <w:spacing w:line="360" w:lineRule="auto"/>
              <w:jc w:val="center"/>
              <w:rPr>
                <w:rFonts w:hint="eastAsia" w:ascii="宋体" w:hAnsi="宋体" w:eastAsia="宋体"/>
                <w:szCs w:val="21"/>
              </w:rPr>
            </w:pPr>
            <w:r>
              <w:rPr>
                <w:rFonts w:hint="eastAsia" w:ascii="宋体" w:hAnsi="宋体" w:eastAsia="宋体"/>
                <w:szCs w:val="21"/>
              </w:rPr>
              <w:t>删除评论</w:t>
            </w:r>
          </w:p>
        </w:tc>
        <w:tc>
          <w:tcPr>
            <w:tcW w:w="2539" w:type="dxa"/>
            <w:tcBorders>
              <w:top w:val="single" w:color="auto" w:sz="4" w:space="0"/>
              <w:left w:val="single" w:color="auto" w:sz="4" w:space="0"/>
              <w:bottom w:val="single" w:color="auto" w:sz="4" w:space="0"/>
              <w:right w:val="single" w:color="auto" w:sz="4" w:space="0"/>
            </w:tcBorders>
          </w:tcPr>
          <w:p w14:paraId="098AD86D">
            <w:pPr>
              <w:spacing w:line="360" w:lineRule="auto"/>
              <w:jc w:val="center"/>
              <w:rPr>
                <w:rFonts w:hint="eastAsia" w:ascii="宋体" w:hAnsi="宋体" w:eastAsia="宋体"/>
                <w:szCs w:val="21"/>
              </w:rPr>
            </w:pPr>
            <w:r>
              <w:rPr>
                <w:rFonts w:ascii="宋体" w:hAnsi="宋体" w:eastAsia="宋体"/>
                <w:szCs w:val="21"/>
              </w:rPr>
              <w:t>delete</w:t>
            </w:r>
            <w:r>
              <w:rPr>
                <w:rFonts w:hint="eastAsia" w:ascii="宋体" w:hAnsi="宋体" w:eastAsia="宋体"/>
                <w:szCs w:val="21"/>
              </w:rPr>
              <w:t>Comment()</w:t>
            </w:r>
          </w:p>
        </w:tc>
        <w:tc>
          <w:tcPr>
            <w:tcW w:w="2073" w:type="dxa"/>
            <w:tcBorders>
              <w:top w:val="single" w:color="auto" w:sz="4" w:space="0"/>
              <w:left w:val="single" w:color="auto" w:sz="4" w:space="0"/>
              <w:bottom w:val="single" w:color="auto" w:sz="4" w:space="0"/>
              <w:right w:val="single" w:color="auto" w:sz="4" w:space="0"/>
            </w:tcBorders>
          </w:tcPr>
          <w:p w14:paraId="2E9D8160">
            <w:pPr>
              <w:spacing w:line="360" w:lineRule="auto"/>
              <w:jc w:val="center"/>
              <w:rPr>
                <w:rFonts w:hint="eastAsia" w:ascii="宋体" w:hAnsi="宋体" w:eastAsia="宋体"/>
                <w:szCs w:val="21"/>
              </w:rPr>
            </w:pPr>
            <w:r>
              <w:rPr>
                <w:rFonts w:ascii="宋体" w:hAnsi="宋体" w:eastAsia="宋体"/>
                <w:szCs w:val="21"/>
              </w:rPr>
              <w:t>bool</w:t>
            </w:r>
          </w:p>
        </w:tc>
      </w:tr>
      <w:tr w14:paraId="4DBFD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D10935B">
            <w:pPr>
              <w:spacing w:line="360" w:lineRule="auto"/>
              <w:jc w:val="center"/>
              <w:rPr>
                <w:rFonts w:hint="eastAsia" w:ascii="宋体" w:hAnsi="宋体" w:eastAsia="宋体"/>
                <w:szCs w:val="21"/>
              </w:rPr>
            </w:pPr>
            <w:r>
              <w:rPr>
                <w:rFonts w:hint="eastAsia" w:ascii="宋体" w:hAnsi="宋体" w:eastAsia="宋体"/>
                <w:szCs w:val="21"/>
              </w:rPr>
              <w:t>设置评论ID</w:t>
            </w:r>
          </w:p>
        </w:tc>
        <w:tc>
          <w:tcPr>
            <w:tcW w:w="2539" w:type="dxa"/>
            <w:tcBorders>
              <w:top w:val="single" w:color="auto" w:sz="4" w:space="0"/>
              <w:left w:val="single" w:color="auto" w:sz="4" w:space="0"/>
              <w:bottom w:val="single" w:color="auto" w:sz="4" w:space="0"/>
              <w:right w:val="single" w:color="auto" w:sz="4" w:space="0"/>
            </w:tcBorders>
          </w:tcPr>
          <w:p w14:paraId="1FF1D9DC">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Comment</w:t>
            </w:r>
            <w:r>
              <w:rPr>
                <w:rFonts w:ascii="宋体" w:hAnsi="宋体" w:eastAsia="宋体"/>
                <w:szCs w:val="21"/>
              </w:rPr>
              <w:t>ID</w:t>
            </w:r>
            <w:r>
              <w:rPr>
                <w:rFonts w:hint="eastAsia" w:ascii="宋体" w:hAnsi="宋体" w:eastAsia="宋体"/>
                <w:szCs w:val="21"/>
              </w:rPr>
              <w:t>()</w:t>
            </w:r>
          </w:p>
        </w:tc>
        <w:tc>
          <w:tcPr>
            <w:tcW w:w="2073" w:type="dxa"/>
            <w:tcBorders>
              <w:top w:val="single" w:color="auto" w:sz="4" w:space="0"/>
              <w:left w:val="single" w:color="auto" w:sz="4" w:space="0"/>
              <w:bottom w:val="single" w:color="auto" w:sz="4" w:space="0"/>
              <w:right w:val="single" w:color="auto" w:sz="4" w:space="0"/>
            </w:tcBorders>
          </w:tcPr>
          <w:p w14:paraId="1C3F918F">
            <w:pPr>
              <w:spacing w:line="360" w:lineRule="auto"/>
              <w:jc w:val="center"/>
              <w:rPr>
                <w:rFonts w:hint="eastAsia" w:ascii="宋体" w:hAnsi="宋体" w:eastAsia="宋体"/>
                <w:szCs w:val="21"/>
              </w:rPr>
            </w:pPr>
            <w:r>
              <w:rPr>
                <w:rFonts w:hint="eastAsia" w:ascii="宋体" w:hAnsi="宋体" w:eastAsia="宋体"/>
                <w:szCs w:val="21"/>
              </w:rPr>
              <w:t>bool</w:t>
            </w:r>
          </w:p>
        </w:tc>
      </w:tr>
      <w:tr w14:paraId="153E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549263EC">
            <w:pPr>
              <w:spacing w:line="360" w:lineRule="auto"/>
              <w:jc w:val="center"/>
              <w:rPr>
                <w:rFonts w:hint="eastAsia" w:ascii="宋体" w:hAnsi="宋体" w:eastAsia="宋体"/>
                <w:szCs w:val="21"/>
              </w:rPr>
            </w:pPr>
            <w:r>
              <w:rPr>
                <w:rFonts w:hint="eastAsia" w:ascii="宋体" w:hAnsi="宋体" w:eastAsia="宋体"/>
                <w:szCs w:val="21"/>
              </w:rPr>
              <w:t>返回评论ID</w:t>
            </w:r>
          </w:p>
        </w:tc>
        <w:tc>
          <w:tcPr>
            <w:tcW w:w="2539" w:type="dxa"/>
            <w:tcBorders>
              <w:top w:val="single" w:color="auto" w:sz="4" w:space="0"/>
              <w:left w:val="single" w:color="auto" w:sz="4" w:space="0"/>
              <w:bottom w:val="single" w:color="auto" w:sz="4" w:space="0"/>
              <w:right w:val="single" w:color="auto" w:sz="4" w:space="0"/>
            </w:tcBorders>
          </w:tcPr>
          <w:p w14:paraId="0F102C07">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Comment</w:t>
            </w:r>
            <w:r>
              <w:rPr>
                <w:rFonts w:ascii="宋体" w:hAnsi="宋体" w:eastAsia="宋体"/>
                <w:szCs w:val="21"/>
              </w:rPr>
              <w:t>ID</w:t>
            </w:r>
            <w:r>
              <w:rPr>
                <w:rFonts w:hint="eastAsia" w:ascii="宋体" w:hAnsi="宋体" w:eastAsia="宋体"/>
                <w:szCs w:val="21"/>
              </w:rPr>
              <w:t>()</w:t>
            </w:r>
          </w:p>
        </w:tc>
        <w:tc>
          <w:tcPr>
            <w:tcW w:w="2073" w:type="dxa"/>
            <w:tcBorders>
              <w:top w:val="single" w:color="auto" w:sz="4" w:space="0"/>
              <w:left w:val="single" w:color="auto" w:sz="4" w:space="0"/>
              <w:bottom w:val="single" w:color="auto" w:sz="4" w:space="0"/>
              <w:right w:val="single" w:color="auto" w:sz="4" w:space="0"/>
            </w:tcBorders>
          </w:tcPr>
          <w:p w14:paraId="7A75D378">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4B28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CE755A8">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发表用户</w:t>
            </w:r>
            <w:r>
              <w:rPr>
                <w:rFonts w:hint="eastAsia" w:ascii="宋体" w:hAnsi="宋体" w:eastAsia="宋体"/>
                <w:szCs w:val="21"/>
              </w:rPr>
              <w:t>ID</w:t>
            </w:r>
          </w:p>
        </w:tc>
        <w:tc>
          <w:tcPr>
            <w:tcW w:w="2539" w:type="dxa"/>
            <w:tcBorders>
              <w:top w:val="single" w:color="auto" w:sz="4" w:space="0"/>
              <w:left w:val="single" w:color="auto" w:sz="4" w:space="0"/>
              <w:bottom w:val="single" w:color="auto" w:sz="4" w:space="0"/>
              <w:right w:val="single" w:color="auto" w:sz="4" w:space="0"/>
            </w:tcBorders>
          </w:tcPr>
          <w:p w14:paraId="71CDBF08">
            <w:pPr>
              <w:spacing w:line="360" w:lineRule="auto"/>
              <w:jc w:val="center"/>
              <w:rPr>
                <w:rFonts w:hint="eastAsia" w:ascii="宋体" w:hAnsi="宋体" w:eastAsia="宋体"/>
                <w:szCs w:val="21"/>
              </w:rPr>
            </w:pPr>
            <w:r>
              <w:rPr>
                <w:rFonts w:ascii="宋体" w:hAnsi="宋体" w:eastAsia="宋体"/>
                <w:szCs w:val="21"/>
              </w:rPr>
              <w:t>setAuthorID()</w:t>
            </w:r>
          </w:p>
        </w:tc>
        <w:tc>
          <w:tcPr>
            <w:tcW w:w="2073" w:type="dxa"/>
            <w:tcBorders>
              <w:top w:val="single" w:color="auto" w:sz="4" w:space="0"/>
              <w:left w:val="single" w:color="auto" w:sz="4" w:space="0"/>
              <w:bottom w:val="single" w:color="auto" w:sz="4" w:space="0"/>
              <w:right w:val="single" w:color="auto" w:sz="4" w:space="0"/>
            </w:tcBorders>
          </w:tcPr>
          <w:p w14:paraId="7D268E2A">
            <w:pPr>
              <w:spacing w:line="360" w:lineRule="auto"/>
              <w:jc w:val="center"/>
              <w:rPr>
                <w:rFonts w:hint="eastAsia" w:ascii="宋体" w:hAnsi="宋体" w:eastAsia="宋体"/>
                <w:szCs w:val="21"/>
              </w:rPr>
            </w:pPr>
            <w:r>
              <w:rPr>
                <w:rFonts w:hint="eastAsia" w:ascii="宋体" w:hAnsi="宋体" w:eastAsia="宋体"/>
                <w:szCs w:val="21"/>
              </w:rPr>
              <w:t>bool</w:t>
            </w:r>
          </w:p>
        </w:tc>
      </w:tr>
      <w:tr w14:paraId="42EEF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7B21C64">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发表用户</w:t>
            </w:r>
            <w:r>
              <w:rPr>
                <w:rFonts w:hint="eastAsia" w:ascii="宋体" w:hAnsi="宋体" w:eastAsia="宋体"/>
                <w:szCs w:val="21"/>
              </w:rPr>
              <w:t>ID</w:t>
            </w:r>
          </w:p>
        </w:tc>
        <w:tc>
          <w:tcPr>
            <w:tcW w:w="2539" w:type="dxa"/>
            <w:tcBorders>
              <w:top w:val="single" w:color="auto" w:sz="4" w:space="0"/>
              <w:left w:val="single" w:color="auto" w:sz="4" w:space="0"/>
              <w:bottom w:val="single" w:color="auto" w:sz="4" w:space="0"/>
              <w:right w:val="single" w:color="auto" w:sz="4" w:space="0"/>
            </w:tcBorders>
          </w:tcPr>
          <w:p w14:paraId="06F81E6B">
            <w:pPr>
              <w:spacing w:line="360" w:lineRule="auto"/>
              <w:jc w:val="center"/>
              <w:rPr>
                <w:rFonts w:hint="eastAsia" w:ascii="宋体" w:hAnsi="宋体" w:eastAsia="宋体"/>
                <w:szCs w:val="21"/>
              </w:rPr>
            </w:pPr>
            <w:r>
              <w:rPr>
                <w:rFonts w:ascii="宋体" w:hAnsi="宋体" w:eastAsia="宋体"/>
                <w:szCs w:val="21"/>
              </w:rPr>
              <w:t>getAuthorID()</w:t>
            </w:r>
          </w:p>
        </w:tc>
        <w:tc>
          <w:tcPr>
            <w:tcW w:w="2073" w:type="dxa"/>
            <w:tcBorders>
              <w:top w:val="single" w:color="auto" w:sz="4" w:space="0"/>
              <w:left w:val="single" w:color="auto" w:sz="4" w:space="0"/>
              <w:bottom w:val="single" w:color="auto" w:sz="4" w:space="0"/>
              <w:right w:val="single" w:color="auto" w:sz="4" w:space="0"/>
            </w:tcBorders>
          </w:tcPr>
          <w:p w14:paraId="77B3AC89">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6C55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004750A5">
            <w:pPr>
              <w:spacing w:line="360" w:lineRule="auto"/>
              <w:jc w:val="center"/>
              <w:rPr>
                <w:rFonts w:hint="eastAsia" w:ascii="宋体" w:hAnsi="宋体" w:eastAsia="宋体"/>
                <w:szCs w:val="21"/>
              </w:rPr>
            </w:pPr>
            <w:r>
              <w:rPr>
                <w:rFonts w:hint="eastAsia" w:ascii="宋体" w:hAnsi="宋体" w:eastAsia="宋体"/>
                <w:szCs w:val="21"/>
              </w:rPr>
              <w:t>设置发布时间</w:t>
            </w:r>
          </w:p>
        </w:tc>
        <w:tc>
          <w:tcPr>
            <w:tcW w:w="2539" w:type="dxa"/>
            <w:tcBorders>
              <w:top w:val="single" w:color="auto" w:sz="4" w:space="0"/>
              <w:left w:val="single" w:color="auto" w:sz="4" w:space="0"/>
              <w:bottom w:val="single" w:color="auto" w:sz="4" w:space="0"/>
              <w:right w:val="single" w:color="auto" w:sz="4" w:space="0"/>
            </w:tcBorders>
          </w:tcPr>
          <w:p w14:paraId="4AED8B34">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Publish</w:t>
            </w:r>
            <w:r>
              <w:rPr>
                <w:rFonts w:ascii="宋体" w:hAnsi="宋体" w:eastAsia="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16022BC0">
            <w:pPr>
              <w:spacing w:line="360" w:lineRule="auto"/>
              <w:jc w:val="center"/>
              <w:rPr>
                <w:rFonts w:hint="eastAsia" w:ascii="宋体" w:hAnsi="宋体" w:eastAsia="宋体"/>
                <w:szCs w:val="21"/>
              </w:rPr>
            </w:pPr>
            <w:r>
              <w:rPr>
                <w:rFonts w:hint="eastAsia" w:ascii="宋体" w:hAnsi="宋体" w:eastAsia="宋体"/>
                <w:szCs w:val="21"/>
              </w:rPr>
              <w:t>bool</w:t>
            </w:r>
          </w:p>
        </w:tc>
      </w:tr>
      <w:tr w14:paraId="4F0DD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AFED32C">
            <w:pPr>
              <w:spacing w:line="360" w:lineRule="auto"/>
              <w:jc w:val="center"/>
              <w:rPr>
                <w:rFonts w:hint="eastAsia" w:ascii="宋体" w:hAnsi="宋体" w:eastAsia="宋体"/>
                <w:szCs w:val="21"/>
              </w:rPr>
            </w:pPr>
            <w:r>
              <w:rPr>
                <w:rFonts w:hint="eastAsia" w:ascii="宋体" w:hAnsi="宋体" w:eastAsia="宋体"/>
                <w:szCs w:val="21"/>
              </w:rPr>
              <w:t>返回发布时间</w:t>
            </w:r>
          </w:p>
        </w:tc>
        <w:tc>
          <w:tcPr>
            <w:tcW w:w="2539" w:type="dxa"/>
            <w:tcBorders>
              <w:top w:val="single" w:color="auto" w:sz="4" w:space="0"/>
              <w:left w:val="single" w:color="auto" w:sz="4" w:space="0"/>
              <w:bottom w:val="single" w:color="auto" w:sz="4" w:space="0"/>
              <w:right w:val="single" w:color="auto" w:sz="4" w:space="0"/>
            </w:tcBorders>
          </w:tcPr>
          <w:p w14:paraId="3CF7F6F5">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Publish</w:t>
            </w:r>
            <w:r>
              <w:rPr>
                <w:rFonts w:ascii="宋体" w:hAnsi="宋体" w:eastAsia="宋体"/>
                <w:szCs w:val="21"/>
              </w:rPr>
              <w:t>Time()</w:t>
            </w:r>
          </w:p>
        </w:tc>
        <w:tc>
          <w:tcPr>
            <w:tcW w:w="2073" w:type="dxa"/>
            <w:tcBorders>
              <w:top w:val="single" w:color="auto" w:sz="4" w:space="0"/>
              <w:left w:val="single" w:color="auto" w:sz="4" w:space="0"/>
              <w:bottom w:val="single" w:color="auto" w:sz="4" w:space="0"/>
              <w:right w:val="single" w:color="auto" w:sz="4" w:space="0"/>
            </w:tcBorders>
          </w:tcPr>
          <w:p w14:paraId="0FC9E2C8">
            <w:pPr>
              <w:spacing w:line="360" w:lineRule="auto"/>
              <w:jc w:val="center"/>
              <w:rPr>
                <w:rFonts w:hint="eastAsia" w:ascii="宋体" w:hAnsi="宋体" w:eastAsia="宋体"/>
                <w:szCs w:val="21"/>
                <w:lang w:eastAsia="zh"/>
              </w:rPr>
            </w:pPr>
            <w:r>
              <w:rPr>
                <w:rFonts w:hint="eastAsia" w:ascii="宋体" w:hAnsi="宋体" w:eastAsia="宋体"/>
                <w:szCs w:val="21"/>
                <w:lang w:eastAsia="zh"/>
              </w:rPr>
              <w:t>datetime</w:t>
            </w:r>
          </w:p>
        </w:tc>
      </w:tr>
    </w:tbl>
    <w:p w14:paraId="6195F412">
      <w:pPr>
        <w:spacing w:line="360" w:lineRule="auto"/>
        <w:jc w:val="center"/>
        <w:rPr>
          <w:rFonts w:hint="eastAsia" w:ascii="宋体" w:hAnsi="宋体" w:eastAsia="宋体"/>
          <w:szCs w:val="21"/>
        </w:rPr>
      </w:pPr>
    </w:p>
    <w:p w14:paraId="50C1352C">
      <w:pPr>
        <w:spacing w:line="360" w:lineRule="auto"/>
        <w:jc w:val="left"/>
        <w:rPr>
          <w:rFonts w:hint="eastAsia" w:ascii="宋体" w:hAnsi="宋体" w:eastAsia="宋体"/>
          <w:b/>
          <w:bCs/>
          <w:szCs w:val="21"/>
        </w:rPr>
      </w:pPr>
      <w:r>
        <w:rPr>
          <w:rFonts w:hint="eastAsia" w:ascii="宋体" w:hAnsi="宋体" w:eastAsia="宋体"/>
          <w:b/>
          <w:bCs/>
          <w:szCs w:val="21"/>
        </w:rPr>
        <w:t>类名：</w:t>
      </w:r>
      <w:r>
        <w:rPr>
          <w:rFonts w:ascii="宋体" w:hAnsi="宋体" w:eastAsia="宋体"/>
          <w:b/>
          <w:bCs/>
          <w:szCs w:val="21"/>
        </w:rPr>
        <w:t>Collect</w:t>
      </w:r>
      <w:r>
        <w:rPr>
          <w:rFonts w:hint="eastAsia" w:ascii="宋体" w:hAnsi="宋体" w:eastAsia="宋体"/>
          <w:b/>
          <w:bCs/>
          <w:szCs w:val="21"/>
        </w:rPr>
        <w:t>(收藏</w:t>
      </w:r>
      <w:r>
        <w:rPr>
          <w:rFonts w:ascii="宋体" w:hAnsi="宋体" w:eastAsia="宋体"/>
          <w:b/>
          <w:bCs/>
          <w:szCs w:val="21"/>
        </w:rPr>
        <w:t>类</w:t>
      </w:r>
      <w:r>
        <w:rPr>
          <w:rFonts w:hint="eastAsia" w:ascii="宋体" w:hAnsi="宋体" w:eastAsia="宋体"/>
          <w:b/>
          <w:bCs/>
          <w:szCs w:val="21"/>
        </w:rPr>
        <w:t>)</w:t>
      </w:r>
    </w:p>
    <w:p w14:paraId="1F21C2A3">
      <w:pPr>
        <w:spacing w:line="360" w:lineRule="auto"/>
        <w:jc w:val="left"/>
        <w:rPr>
          <w:rFonts w:hint="eastAsia" w:ascii="宋体" w:hAnsi="宋体" w:eastAsia="宋体"/>
          <w:b/>
          <w:bCs/>
          <w:szCs w:val="21"/>
        </w:rPr>
      </w:pPr>
      <w:r>
        <w:rPr>
          <w:rFonts w:hint="eastAsia" w:ascii="宋体" w:hAnsi="宋体" w:eastAsia="宋体"/>
          <w:b/>
          <w:bCs/>
          <w:szCs w:val="21"/>
        </w:rPr>
        <w:t>操作表如表3</w:t>
      </w:r>
      <w:r>
        <w:rPr>
          <w:rFonts w:ascii="宋体" w:hAnsi="宋体" w:eastAsia="宋体"/>
          <w:b/>
          <w:bCs/>
          <w:szCs w:val="21"/>
        </w:rPr>
        <w:t>.</w:t>
      </w:r>
      <w:r>
        <w:rPr>
          <w:rFonts w:hint="eastAsia" w:ascii="宋体" w:hAnsi="宋体" w:eastAsia="宋体"/>
          <w:b/>
          <w:bCs/>
          <w:szCs w:val="21"/>
        </w:rPr>
        <w:t>2</w:t>
      </w:r>
      <w:r>
        <w:rPr>
          <w:rFonts w:ascii="宋体" w:hAnsi="宋体" w:eastAsia="宋体"/>
          <w:b/>
          <w:bCs/>
          <w:szCs w:val="21"/>
        </w:rPr>
        <w:t>.</w:t>
      </w:r>
      <w:r>
        <w:rPr>
          <w:rFonts w:hint="eastAsia" w:ascii="宋体" w:hAnsi="宋体" w:eastAsia="宋体"/>
          <w:b/>
          <w:bCs/>
          <w:szCs w:val="21"/>
        </w:rPr>
        <w:t>8所示：</w:t>
      </w:r>
    </w:p>
    <w:p w14:paraId="6D349F09">
      <w:pPr>
        <w:spacing w:line="360" w:lineRule="auto"/>
        <w:jc w:val="center"/>
        <w:rPr>
          <w:rFonts w:hint="eastAsia" w:ascii="宋体" w:hAnsi="宋体" w:eastAsia="宋体"/>
          <w:szCs w:val="21"/>
        </w:rPr>
      </w:pPr>
      <w:r>
        <w:rPr>
          <w:rFonts w:hint="eastAsia" w:ascii="宋体" w:hAnsi="宋体" w:eastAsia="宋体"/>
          <w:szCs w:val="21"/>
        </w:rPr>
        <w:t>表3</w:t>
      </w:r>
      <w:r>
        <w:rPr>
          <w:rFonts w:ascii="宋体" w:hAnsi="宋体" w:eastAsia="宋体"/>
          <w:szCs w:val="21"/>
        </w:rPr>
        <w:t>.</w:t>
      </w:r>
      <w:r>
        <w:rPr>
          <w:rFonts w:hint="eastAsia" w:ascii="宋体" w:hAnsi="宋体" w:eastAsia="宋体"/>
          <w:szCs w:val="21"/>
        </w:rPr>
        <w:t>2</w:t>
      </w:r>
      <w:r>
        <w:rPr>
          <w:rFonts w:ascii="宋体" w:hAnsi="宋体" w:eastAsia="宋体"/>
          <w:szCs w:val="21"/>
        </w:rPr>
        <w:t>.</w:t>
      </w:r>
      <w:r>
        <w:rPr>
          <w:rFonts w:hint="eastAsia" w:ascii="宋体" w:hAnsi="宋体" w:eastAsia="宋体"/>
          <w:szCs w:val="21"/>
        </w:rPr>
        <w:t>8</w:t>
      </w:r>
      <w:r>
        <w:rPr>
          <w:rFonts w:ascii="宋体" w:hAnsi="宋体" w:eastAsia="宋体"/>
          <w:szCs w:val="21"/>
        </w:rPr>
        <w:t xml:space="preserve"> Collect</w:t>
      </w:r>
      <w:r>
        <w:rPr>
          <w:rFonts w:hint="eastAsia" w:ascii="宋体" w:hAnsi="宋体" w:eastAsia="宋体"/>
          <w:szCs w:val="21"/>
        </w:rPr>
        <w:t>类操作表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2"/>
        <w:gridCol w:w="2440"/>
        <w:gridCol w:w="2172"/>
      </w:tblGrid>
      <w:tr w14:paraId="3994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16C60279">
            <w:pPr>
              <w:spacing w:line="360" w:lineRule="auto"/>
              <w:jc w:val="center"/>
              <w:rPr>
                <w:rFonts w:hint="eastAsia" w:ascii="宋体" w:hAnsi="宋体" w:eastAsia="宋体"/>
                <w:szCs w:val="21"/>
              </w:rPr>
            </w:pPr>
            <w:r>
              <w:rPr>
                <w:rFonts w:hint="eastAsia" w:ascii="宋体" w:hAnsi="宋体" w:eastAsia="宋体"/>
                <w:szCs w:val="21"/>
              </w:rPr>
              <w:t>操作名称</w:t>
            </w:r>
          </w:p>
        </w:tc>
        <w:tc>
          <w:tcPr>
            <w:tcW w:w="2440" w:type="dxa"/>
            <w:tcBorders>
              <w:top w:val="single" w:color="auto" w:sz="4" w:space="0"/>
              <w:left w:val="single" w:color="auto" w:sz="4" w:space="0"/>
              <w:bottom w:val="single" w:color="auto" w:sz="4" w:space="0"/>
              <w:right w:val="single" w:color="auto" w:sz="4" w:space="0"/>
            </w:tcBorders>
          </w:tcPr>
          <w:p w14:paraId="4559AC81">
            <w:pPr>
              <w:spacing w:line="360" w:lineRule="auto"/>
              <w:jc w:val="center"/>
              <w:rPr>
                <w:rFonts w:hint="eastAsia" w:ascii="宋体" w:hAnsi="宋体" w:eastAsia="宋体"/>
                <w:szCs w:val="21"/>
              </w:rPr>
            </w:pPr>
            <w:r>
              <w:rPr>
                <w:rFonts w:hint="eastAsia" w:ascii="宋体" w:hAnsi="宋体" w:eastAsia="宋体"/>
                <w:szCs w:val="21"/>
              </w:rPr>
              <w:t>函数名</w:t>
            </w:r>
          </w:p>
        </w:tc>
        <w:tc>
          <w:tcPr>
            <w:tcW w:w="2172" w:type="dxa"/>
            <w:tcBorders>
              <w:top w:val="single" w:color="auto" w:sz="4" w:space="0"/>
              <w:left w:val="single" w:color="auto" w:sz="4" w:space="0"/>
              <w:bottom w:val="single" w:color="auto" w:sz="4" w:space="0"/>
              <w:right w:val="single" w:color="auto" w:sz="4" w:space="0"/>
            </w:tcBorders>
          </w:tcPr>
          <w:p w14:paraId="1C3BB4D2">
            <w:pPr>
              <w:spacing w:line="360" w:lineRule="auto"/>
              <w:jc w:val="center"/>
              <w:rPr>
                <w:rFonts w:hint="eastAsia" w:ascii="宋体" w:hAnsi="宋体" w:eastAsia="宋体"/>
                <w:szCs w:val="21"/>
              </w:rPr>
            </w:pPr>
            <w:r>
              <w:rPr>
                <w:rFonts w:hint="eastAsia" w:ascii="宋体" w:hAnsi="宋体" w:eastAsia="宋体"/>
                <w:szCs w:val="21"/>
              </w:rPr>
              <w:t>返回值类型</w:t>
            </w:r>
          </w:p>
        </w:tc>
      </w:tr>
      <w:tr w14:paraId="3A3A7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Borders>
              <w:top w:val="single" w:color="auto" w:sz="4" w:space="0"/>
              <w:left w:val="single" w:color="auto" w:sz="4" w:space="0"/>
              <w:bottom w:val="single" w:color="auto" w:sz="4" w:space="0"/>
              <w:right w:val="single" w:color="auto" w:sz="4" w:space="0"/>
            </w:tcBorders>
          </w:tcPr>
          <w:p w14:paraId="15224F72">
            <w:pPr>
              <w:spacing w:line="360" w:lineRule="auto"/>
              <w:jc w:val="center"/>
              <w:rPr>
                <w:rFonts w:hint="eastAsia" w:ascii="宋体" w:hAnsi="宋体" w:eastAsia="宋体"/>
                <w:szCs w:val="21"/>
              </w:rPr>
            </w:pPr>
            <w:r>
              <w:rPr>
                <w:rFonts w:hint="eastAsia" w:ascii="宋体" w:hAnsi="宋体" w:eastAsia="宋体"/>
                <w:szCs w:val="21"/>
              </w:rPr>
              <w:t>收藏</w:t>
            </w:r>
          </w:p>
        </w:tc>
        <w:tc>
          <w:tcPr>
            <w:tcW w:w="2440" w:type="dxa"/>
            <w:tcBorders>
              <w:top w:val="single" w:color="auto" w:sz="4" w:space="0"/>
              <w:left w:val="single" w:color="auto" w:sz="4" w:space="0"/>
              <w:bottom w:val="single" w:color="auto" w:sz="4" w:space="0"/>
              <w:right w:val="single" w:color="auto" w:sz="4" w:space="0"/>
            </w:tcBorders>
          </w:tcPr>
          <w:p w14:paraId="604E7C7D">
            <w:pPr>
              <w:spacing w:line="360" w:lineRule="auto"/>
              <w:jc w:val="center"/>
              <w:rPr>
                <w:rFonts w:hint="eastAsia" w:ascii="宋体" w:hAnsi="宋体" w:eastAsia="宋体"/>
                <w:szCs w:val="21"/>
              </w:rPr>
            </w:pPr>
            <w:r>
              <w:rPr>
                <w:rFonts w:ascii="宋体" w:hAnsi="宋体" w:eastAsia="宋体"/>
                <w:szCs w:val="21"/>
              </w:rPr>
              <w:t>Collect</w:t>
            </w:r>
            <w:r>
              <w:rPr>
                <w:rFonts w:hint="eastAsia" w:ascii="宋体" w:hAnsi="宋体" w:eastAsia="宋体"/>
                <w:szCs w:val="21"/>
              </w:rPr>
              <w:t>()</w:t>
            </w:r>
          </w:p>
        </w:tc>
        <w:tc>
          <w:tcPr>
            <w:tcW w:w="2172" w:type="dxa"/>
            <w:tcBorders>
              <w:top w:val="single" w:color="auto" w:sz="4" w:space="0"/>
              <w:left w:val="single" w:color="auto" w:sz="4" w:space="0"/>
              <w:bottom w:val="single" w:color="auto" w:sz="4" w:space="0"/>
              <w:right w:val="single" w:color="auto" w:sz="4" w:space="0"/>
            </w:tcBorders>
          </w:tcPr>
          <w:p w14:paraId="3E0AAA77">
            <w:pPr>
              <w:spacing w:line="360" w:lineRule="auto"/>
              <w:jc w:val="center"/>
              <w:rPr>
                <w:rFonts w:hint="eastAsia" w:ascii="宋体" w:hAnsi="宋体" w:eastAsia="宋体"/>
                <w:szCs w:val="21"/>
              </w:rPr>
            </w:pPr>
            <w:r>
              <w:rPr>
                <w:rFonts w:hint="eastAsia" w:ascii="宋体" w:hAnsi="宋体" w:eastAsia="宋体"/>
                <w:szCs w:val="21"/>
              </w:rPr>
              <w:t>bool</w:t>
            </w:r>
          </w:p>
        </w:tc>
      </w:tr>
      <w:tr w14:paraId="3E434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6FCE48AC">
            <w:pPr>
              <w:spacing w:line="360" w:lineRule="auto"/>
              <w:jc w:val="center"/>
              <w:rPr>
                <w:rFonts w:hint="eastAsia" w:ascii="宋体" w:hAnsi="宋体" w:eastAsia="宋体"/>
                <w:szCs w:val="21"/>
              </w:rPr>
            </w:pPr>
            <w:r>
              <w:rPr>
                <w:rFonts w:hint="eastAsia" w:ascii="宋体" w:hAnsi="宋体" w:eastAsia="宋体"/>
                <w:szCs w:val="21"/>
              </w:rPr>
              <w:t>取消收藏</w:t>
            </w:r>
          </w:p>
        </w:tc>
        <w:tc>
          <w:tcPr>
            <w:tcW w:w="2440" w:type="dxa"/>
            <w:tcBorders>
              <w:top w:val="single" w:color="auto" w:sz="4" w:space="0"/>
              <w:left w:val="single" w:color="auto" w:sz="4" w:space="0"/>
              <w:bottom w:val="single" w:color="auto" w:sz="4" w:space="0"/>
              <w:right w:val="single" w:color="auto" w:sz="4" w:space="0"/>
            </w:tcBorders>
          </w:tcPr>
          <w:p w14:paraId="57C6EACA">
            <w:pPr>
              <w:spacing w:line="360" w:lineRule="auto"/>
              <w:jc w:val="center"/>
              <w:rPr>
                <w:rFonts w:hint="eastAsia" w:ascii="宋体" w:hAnsi="宋体" w:eastAsia="宋体"/>
                <w:szCs w:val="21"/>
              </w:rPr>
            </w:pPr>
            <w:r>
              <w:rPr>
                <w:rFonts w:hint="eastAsia" w:ascii="宋体" w:hAnsi="宋体" w:eastAsia="宋体"/>
                <w:szCs w:val="21"/>
              </w:rPr>
              <w:t>Cancel</w:t>
            </w:r>
            <w:r>
              <w:rPr>
                <w:rFonts w:ascii="宋体" w:hAnsi="宋体" w:eastAsia="宋体"/>
                <w:szCs w:val="21"/>
              </w:rPr>
              <w:t>Collect</w:t>
            </w:r>
            <w:r>
              <w:rPr>
                <w:rFonts w:hint="eastAsia" w:ascii="宋体" w:hAnsi="宋体" w:eastAsia="宋体"/>
                <w:szCs w:val="21"/>
              </w:rPr>
              <w:t>()</w:t>
            </w:r>
          </w:p>
        </w:tc>
        <w:tc>
          <w:tcPr>
            <w:tcW w:w="2172" w:type="dxa"/>
            <w:tcBorders>
              <w:top w:val="single" w:color="auto" w:sz="4" w:space="0"/>
              <w:left w:val="single" w:color="auto" w:sz="4" w:space="0"/>
              <w:bottom w:val="single" w:color="auto" w:sz="4" w:space="0"/>
              <w:right w:val="single" w:color="auto" w:sz="4" w:space="0"/>
            </w:tcBorders>
          </w:tcPr>
          <w:p w14:paraId="052A2E6A">
            <w:pPr>
              <w:spacing w:line="360" w:lineRule="auto"/>
              <w:jc w:val="center"/>
              <w:rPr>
                <w:rFonts w:hint="eastAsia" w:ascii="宋体" w:hAnsi="宋体" w:eastAsia="宋体"/>
                <w:szCs w:val="21"/>
              </w:rPr>
            </w:pPr>
            <w:r>
              <w:rPr>
                <w:rFonts w:hint="eastAsia" w:ascii="宋体" w:hAnsi="宋体" w:eastAsia="宋体"/>
                <w:szCs w:val="21"/>
              </w:rPr>
              <w:t>bool</w:t>
            </w:r>
          </w:p>
        </w:tc>
      </w:tr>
      <w:tr w14:paraId="69CE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55F8463">
            <w:pPr>
              <w:spacing w:line="360" w:lineRule="auto"/>
              <w:jc w:val="center"/>
              <w:rPr>
                <w:rFonts w:hint="eastAsia" w:ascii="宋体" w:hAnsi="宋体" w:eastAsia="宋体"/>
                <w:szCs w:val="21"/>
              </w:rPr>
            </w:pPr>
            <w:r>
              <w:rPr>
                <w:rFonts w:hint="eastAsia" w:ascii="宋体" w:hAnsi="宋体" w:eastAsia="宋体"/>
                <w:szCs w:val="21"/>
              </w:rPr>
              <w:t>设置用户ID</w:t>
            </w:r>
          </w:p>
        </w:tc>
        <w:tc>
          <w:tcPr>
            <w:tcW w:w="2440" w:type="dxa"/>
            <w:tcBorders>
              <w:top w:val="single" w:color="auto" w:sz="4" w:space="0"/>
              <w:left w:val="single" w:color="auto" w:sz="4" w:space="0"/>
              <w:bottom w:val="single" w:color="auto" w:sz="4" w:space="0"/>
              <w:right w:val="single" w:color="auto" w:sz="4" w:space="0"/>
            </w:tcBorders>
          </w:tcPr>
          <w:p w14:paraId="2C668D67">
            <w:pPr>
              <w:spacing w:line="360" w:lineRule="auto"/>
              <w:jc w:val="center"/>
              <w:rPr>
                <w:rFonts w:hint="eastAsia" w:ascii="宋体" w:hAnsi="宋体" w:eastAsia="宋体"/>
                <w:szCs w:val="21"/>
              </w:rPr>
            </w:pPr>
            <w:r>
              <w:rPr>
                <w:rFonts w:ascii="宋体" w:hAnsi="宋体" w:eastAsia="宋体"/>
                <w:szCs w:val="21"/>
              </w:rPr>
              <w:t>setUserID()</w:t>
            </w:r>
          </w:p>
        </w:tc>
        <w:tc>
          <w:tcPr>
            <w:tcW w:w="2172" w:type="dxa"/>
            <w:tcBorders>
              <w:top w:val="single" w:color="auto" w:sz="4" w:space="0"/>
              <w:left w:val="single" w:color="auto" w:sz="4" w:space="0"/>
              <w:bottom w:val="single" w:color="auto" w:sz="4" w:space="0"/>
              <w:right w:val="single" w:color="auto" w:sz="4" w:space="0"/>
            </w:tcBorders>
          </w:tcPr>
          <w:p w14:paraId="754B6E2C">
            <w:pPr>
              <w:spacing w:line="360" w:lineRule="auto"/>
              <w:jc w:val="center"/>
              <w:rPr>
                <w:rFonts w:hint="eastAsia" w:ascii="宋体" w:hAnsi="宋体" w:eastAsia="宋体"/>
                <w:szCs w:val="21"/>
              </w:rPr>
            </w:pPr>
            <w:r>
              <w:rPr>
                <w:rFonts w:hint="eastAsia" w:ascii="宋体" w:hAnsi="宋体" w:eastAsia="宋体"/>
                <w:szCs w:val="21"/>
              </w:rPr>
              <w:t>bool</w:t>
            </w:r>
          </w:p>
        </w:tc>
      </w:tr>
      <w:tr w14:paraId="6E529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34CFB226">
            <w:pPr>
              <w:spacing w:line="360" w:lineRule="auto"/>
              <w:jc w:val="center"/>
              <w:rPr>
                <w:rFonts w:hint="eastAsia" w:ascii="宋体" w:hAnsi="宋体" w:eastAsia="宋体"/>
                <w:szCs w:val="21"/>
              </w:rPr>
            </w:pPr>
            <w:r>
              <w:rPr>
                <w:rFonts w:hint="eastAsia" w:ascii="宋体" w:hAnsi="宋体" w:eastAsia="宋体"/>
                <w:szCs w:val="21"/>
              </w:rPr>
              <w:t>返回用户ID</w:t>
            </w:r>
          </w:p>
        </w:tc>
        <w:tc>
          <w:tcPr>
            <w:tcW w:w="2440" w:type="dxa"/>
            <w:tcBorders>
              <w:top w:val="single" w:color="auto" w:sz="4" w:space="0"/>
              <w:left w:val="single" w:color="auto" w:sz="4" w:space="0"/>
              <w:bottom w:val="single" w:color="auto" w:sz="4" w:space="0"/>
              <w:right w:val="single" w:color="auto" w:sz="4" w:space="0"/>
            </w:tcBorders>
          </w:tcPr>
          <w:p w14:paraId="1EF2204B">
            <w:pPr>
              <w:spacing w:line="360" w:lineRule="auto"/>
              <w:jc w:val="center"/>
              <w:rPr>
                <w:rFonts w:hint="eastAsia" w:ascii="宋体" w:hAnsi="宋体" w:eastAsia="宋体"/>
                <w:szCs w:val="21"/>
              </w:rPr>
            </w:pPr>
            <w:r>
              <w:rPr>
                <w:rFonts w:ascii="宋体" w:hAnsi="宋体" w:eastAsia="宋体"/>
                <w:szCs w:val="21"/>
              </w:rPr>
              <w:t>getUserID()</w:t>
            </w:r>
          </w:p>
        </w:tc>
        <w:tc>
          <w:tcPr>
            <w:tcW w:w="2172" w:type="dxa"/>
            <w:tcBorders>
              <w:top w:val="single" w:color="auto" w:sz="4" w:space="0"/>
              <w:left w:val="single" w:color="auto" w:sz="4" w:space="0"/>
              <w:bottom w:val="single" w:color="auto" w:sz="4" w:space="0"/>
              <w:right w:val="single" w:color="auto" w:sz="4" w:space="0"/>
            </w:tcBorders>
          </w:tcPr>
          <w:p w14:paraId="49CD9179">
            <w:pPr>
              <w:spacing w:line="360" w:lineRule="auto"/>
              <w:jc w:val="center"/>
              <w:rPr>
                <w:rFonts w:hint="eastAsia" w:ascii="宋体" w:hAnsi="宋体" w:eastAsia="宋体"/>
                <w:szCs w:val="21"/>
                <w:lang w:eastAsia="zh"/>
              </w:rPr>
            </w:pPr>
            <w:r>
              <w:rPr>
                <w:rFonts w:hint="eastAsia" w:ascii="宋体" w:hAnsi="宋体" w:eastAsia="宋体"/>
                <w:szCs w:val="21"/>
                <w:lang w:eastAsia="zh"/>
              </w:rPr>
              <w:t>varchar</w:t>
            </w:r>
          </w:p>
        </w:tc>
      </w:tr>
      <w:tr w14:paraId="3FF8B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1DAE608">
            <w:pPr>
              <w:spacing w:line="360" w:lineRule="auto"/>
              <w:jc w:val="center"/>
              <w:rPr>
                <w:rFonts w:hint="eastAsia" w:ascii="宋体" w:hAnsi="宋体" w:eastAsia="宋体"/>
                <w:szCs w:val="21"/>
              </w:rPr>
            </w:pPr>
            <w:r>
              <w:rPr>
                <w:rFonts w:hint="eastAsia" w:ascii="宋体" w:hAnsi="宋体" w:eastAsia="宋体"/>
                <w:szCs w:val="21"/>
              </w:rPr>
              <w:t>设置</w:t>
            </w:r>
            <w:r>
              <w:rPr>
                <w:rFonts w:hint="eastAsia" w:ascii="宋体" w:hAnsi="宋体" w:eastAsia="宋体"/>
                <w:szCs w:val="21"/>
                <w:lang w:eastAsia="zh"/>
              </w:rPr>
              <w:t>主题帖</w:t>
            </w:r>
            <w:r>
              <w:rPr>
                <w:rFonts w:hint="eastAsia" w:ascii="宋体" w:hAnsi="宋体" w:eastAsia="宋体"/>
                <w:szCs w:val="21"/>
              </w:rPr>
              <w:t>ID</w:t>
            </w:r>
          </w:p>
        </w:tc>
        <w:tc>
          <w:tcPr>
            <w:tcW w:w="2440" w:type="dxa"/>
            <w:tcBorders>
              <w:top w:val="single" w:color="auto" w:sz="4" w:space="0"/>
              <w:left w:val="single" w:color="auto" w:sz="4" w:space="0"/>
              <w:bottom w:val="single" w:color="auto" w:sz="4" w:space="0"/>
              <w:right w:val="single" w:color="auto" w:sz="4" w:space="0"/>
            </w:tcBorders>
          </w:tcPr>
          <w:p w14:paraId="75B7B950">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lang w:eastAsia="zh"/>
              </w:rPr>
              <w:t>Post</w:t>
            </w:r>
            <w:r>
              <w:rPr>
                <w:rFonts w:ascii="宋体" w:hAnsi="宋体" w:eastAsia="宋体"/>
                <w:szCs w:val="21"/>
              </w:rPr>
              <w:t>ID()</w:t>
            </w:r>
          </w:p>
        </w:tc>
        <w:tc>
          <w:tcPr>
            <w:tcW w:w="2172" w:type="dxa"/>
            <w:tcBorders>
              <w:top w:val="single" w:color="auto" w:sz="4" w:space="0"/>
              <w:left w:val="single" w:color="auto" w:sz="4" w:space="0"/>
              <w:bottom w:val="single" w:color="auto" w:sz="4" w:space="0"/>
              <w:right w:val="single" w:color="auto" w:sz="4" w:space="0"/>
            </w:tcBorders>
          </w:tcPr>
          <w:p w14:paraId="244D2E5F">
            <w:pPr>
              <w:spacing w:line="360" w:lineRule="auto"/>
              <w:jc w:val="center"/>
              <w:rPr>
                <w:rFonts w:hint="eastAsia" w:ascii="宋体" w:hAnsi="宋体" w:eastAsia="宋体"/>
                <w:szCs w:val="21"/>
              </w:rPr>
            </w:pPr>
            <w:r>
              <w:rPr>
                <w:rFonts w:hint="eastAsia" w:ascii="宋体" w:hAnsi="宋体" w:eastAsia="宋体"/>
                <w:szCs w:val="21"/>
              </w:rPr>
              <w:t>bool</w:t>
            </w:r>
          </w:p>
        </w:tc>
      </w:tr>
      <w:tr w14:paraId="69D0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42FE95D2">
            <w:pPr>
              <w:spacing w:line="360" w:lineRule="auto"/>
              <w:jc w:val="center"/>
              <w:rPr>
                <w:rFonts w:hint="eastAsia" w:ascii="宋体" w:hAnsi="宋体" w:eastAsia="宋体"/>
                <w:szCs w:val="21"/>
              </w:rPr>
            </w:pPr>
            <w:r>
              <w:rPr>
                <w:rFonts w:hint="eastAsia" w:ascii="宋体" w:hAnsi="宋体" w:eastAsia="宋体"/>
                <w:szCs w:val="21"/>
              </w:rPr>
              <w:t>返回</w:t>
            </w:r>
            <w:r>
              <w:rPr>
                <w:rFonts w:hint="eastAsia" w:ascii="宋体" w:hAnsi="宋体" w:eastAsia="宋体"/>
                <w:szCs w:val="21"/>
                <w:lang w:eastAsia="zh"/>
              </w:rPr>
              <w:t>主题帖</w:t>
            </w:r>
            <w:r>
              <w:rPr>
                <w:rFonts w:hint="eastAsia" w:ascii="宋体" w:hAnsi="宋体" w:eastAsia="宋体"/>
                <w:szCs w:val="21"/>
              </w:rPr>
              <w:t>ID</w:t>
            </w:r>
          </w:p>
        </w:tc>
        <w:tc>
          <w:tcPr>
            <w:tcW w:w="2440" w:type="dxa"/>
            <w:tcBorders>
              <w:top w:val="single" w:color="auto" w:sz="4" w:space="0"/>
              <w:left w:val="single" w:color="auto" w:sz="4" w:space="0"/>
              <w:bottom w:val="single" w:color="auto" w:sz="4" w:space="0"/>
              <w:right w:val="single" w:color="auto" w:sz="4" w:space="0"/>
            </w:tcBorders>
          </w:tcPr>
          <w:p w14:paraId="3BC67647">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lang w:eastAsia="zh"/>
              </w:rPr>
              <w:t>Post</w:t>
            </w:r>
            <w:r>
              <w:rPr>
                <w:rFonts w:ascii="宋体" w:hAnsi="宋体" w:eastAsia="宋体"/>
                <w:szCs w:val="21"/>
              </w:rPr>
              <w:t>ID()</w:t>
            </w:r>
          </w:p>
        </w:tc>
        <w:tc>
          <w:tcPr>
            <w:tcW w:w="2172" w:type="dxa"/>
            <w:tcBorders>
              <w:top w:val="single" w:color="auto" w:sz="4" w:space="0"/>
              <w:left w:val="single" w:color="auto" w:sz="4" w:space="0"/>
              <w:bottom w:val="single" w:color="auto" w:sz="4" w:space="0"/>
              <w:right w:val="single" w:color="auto" w:sz="4" w:space="0"/>
            </w:tcBorders>
          </w:tcPr>
          <w:p w14:paraId="47B4453A">
            <w:pPr>
              <w:spacing w:line="360" w:lineRule="auto"/>
              <w:jc w:val="center"/>
              <w:rPr>
                <w:rFonts w:hint="eastAsia" w:ascii="宋体" w:hAnsi="宋体" w:eastAsia="宋体"/>
                <w:szCs w:val="21"/>
              </w:rPr>
            </w:pPr>
            <w:r>
              <w:rPr>
                <w:rFonts w:hint="eastAsia" w:ascii="宋体" w:hAnsi="宋体" w:eastAsia="宋体"/>
                <w:szCs w:val="21"/>
                <w:lang w:eastAsia="zh"/>
              </w:rPr>
              <w:t>varchar</w:t>
            </w:r>
          </w:p>
        </w:tc>
      </w:tr>
      <w:tr w14:paraId="2689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32" w:type="dxa"/>
            <w:tcBorders>
              <w:top w:val="single" w:color="auto" w:sz="4" w:space="0"/>
              <w:left w:val="single" w:color="auto" w:sz="4" w:space="0"/>
              <w:bottom w:val="single" w:color="auto" w:sz="4" w:space="0"/>
              <w:right w:val="single" w:color="auto" w:sz="4" w:space="0"/>
            </w:tcBorders>
          </w:tcPr>
          <w:p w14:paraId="6C7268AF">
            <w:pPr>
              <w:spacing w:line="360" w:lineRule="auto"/>
              <w:jc w:val="center"/>
              <w:rPr>
                <w:rFonts w:hint="eastAsia" w:ascii="宋体" w:hAnsi="宋体" w:eastAsia="宋体"/>
                <w:szCs w:val="21"/>
              </w:rPr>
            </w:pPr>
            <w:r>
              <w:rPr>
                <w:rFonts w:hint="eastAsia" w:ascii="宋体" w:hAnsi="宋体" w:eastAsia="宋体"/>
                <w:szCs w:val="21"/>
              </w:rPr>
              <w:t>设置收藏时间</w:t>
            </w:r>
          </w:p>
        </w:tc>
        <w:tc>
          <w:tcPr>
            <w:tcW w:w="2440" w:type="dxa"/>
            <w:tcBorders>
              <w:top w:val="single" w:color="auto" w:sz="4" w:space="0"/>
              <w:left w:val="single" w:color="auto" w:sz="4" w:space="0"/>
              <w:bottom w:val="single" w:color="auto" w:sz="4" w:space="0"/>
              <w:right w:val="single" w:color="auto" w:sz="4" w:space="0"/>
            </w:tcBorders>
          </w:tcPr>
          <w:p w14:paraId="7C26EAB2">
            <w:pPr>
              <w:spacing w:line="360" w:lineRule="auto"/>
              <w:jc w:val="center"/>
              <w:rPr>
                <w:rFonts w:hint="eastAsia" w:ascii="宋体" w:hAnsi="宋体" w:eastAsia="宋体"/>
                <w:szCs w:val="21"/>
              </w:rPr>
            </w:pPr>
            <w:r>
              <w:rPr>
                <w:rFonts w:ascii="宋体" w:hAnsi="宋体" w:eastAsia="宋体"/>
                <w:szCs w:val="21"/>
              </w:rPr>
              <w:t>set</w:t>
            </w:r>
            <w:r>
              <w:rPr>
                <w:rFonts w:hint="eastAsia" w:ascii="宋体" w:hAnsi="宋体" w:eastAsia="宋体"/>
                <w:szCs w:val="21"/>
              </w:rPr>
              <w:t>CollectTime</w:t>
            </w:r>
            <w:r>
              <w:rPr>
                <w:rFonts w:ascii="宋体" w:hAnsi="宋体" w:eastAsia="宋体"/>
                <w:szCs w:val="21"/>
              </w:rPr>
              <w:t>()</w:t>
            </w:r>
          </w:p>
        </w:tc>
        <w:tc>
          <w:tcPr>
            <w:tcW w:w="2172" w:type="dxa"/>
            <w:tcBorders>
              <w:top w:val="single" w:color="auto" w:sz="4" w:space="0"/>
              <w:left w:val="single" w:color="auto" w:sz="4" w:space="0"/>
              <w:bottom w:val="single" w:color="auto" w:sz="4" w:space="0"/>
              <w:right w:val="single" w:color="auto" w:sz="4" w:space="0"/>
            </w:tcBorders>
          </w:tcPr>
          <w:p w14:paraId="7C06A8DE">
            <w:pPr>
              <w:spacing w:line="360" w:lineRule="auto"/>
              <w:jc w:val="center"/>
              <w:rPr>
                <w:rFonts w:hint="eastAsia" w:ascii="宋体" w:hAnsi="宋体" w:eastAsia="宋体"/>
                <w:szCs w:val="21"/>
              </w:rPr>
            </w:pPr>
            <w:r>
              <w:rPr>
                <w:rFonts w:hint="eastAsia" w:ascii="宋体" w:hAnsi="宋体" w:eastAsia="宋体"/>
                <w:szCs w:val="21"/>
              </w:rPr>
              <w:t>bool</w:t>
            </w:r>
          </w:p>
        </w:tc>
      </w:tr>
      <w:tr w14:paraId="3AD8D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32" w:type="dxa"/>
            <w:tcBorders>
              <w:top w:val="single" w:color="auto" w:sz="4" w:space="0"/>
              <w:left w:val="single" w:color="auto" w:sz="4" w:space="0"/>
              <w:bottom w:val="single" w:color="auto" w:sz="4" w:space="0"/>
              <w:right w:val="single" w:color="auto" w:sz="4" w:space="0"/>
            </w:tcBorders>
          </w:tcPr>
          <w:p w14:paraId="7DD187DE">
            <w:pPr>
              <w:spacing w:line="360" w:lineRule="auto"/>
              <w:jc w:val="center"/>
              <w:rPr>
                <w:rFonts w:hint="eastAsia" w:ascii="宋体" w:hAnsi="宋体" w:eastAsia="宋体"/>
                <w:szCs w:val="21"/>
              </w:rPr>
            </w:pPr>
            <w:r>
              <w:rPr>
                <w:rFonts w:hint="eastAsia" w:ascii="宋体" w:hAnsi="宋体" w:eastAsia="宋体"/>
                <w:szCs w:val="21"/>
              </w:rPr>
              <w:t>返回收藏时间</w:t>
            </w:r>
          </w:p>
        </w:tc>
        <w:tc>
          <w:tcPr>
            <w:tcW w:w="2440" w:type="dxa"/>
            <w:tcBorders>
              <w:top w:val="single" w:color="auto" w:sz="4" w:space="0"/>
              <w:left w:val="single" w:color="auto" w:sz="4" w:space="0"/>
              <w:bottom w:val="single" w:color="auto" w:sz="4" w:space="0"/>
              <w:right w:val="single" w:color="auto" w:sz="4" w:space="0"/>
            </w:tcBorders>
          </w:tcPr>
          <w:p w14:paraId="6A564F79">
            <w:pPr>
              <w:spacing w:line="360" w:lineRule="auto"/>
              <w:jc w:val="center"/>
              <w:rPr>
                <w:rFonts w:hint="eastAsia" w:ascii="宋体" w:hAnsi="宋体" w:eastAsia="宋体"/>
                <w:szCs w:val="21"/>
              </w:rPr>
            </w:pPr>
            <w:r>
              <w:rPr>
                <w:rFonts w:ascii="宋体" w:hAnsi="宋体" w:eastAsia="宋体"/>
                <w:szCs w:val="21"/>
              </w:rPr>
              <w:t>get</w:t>
            </w:r>
            <w:r>
              <w:rPr>
                <w:rFonts w:hint="eastAsia" w:ascii="宋体" w:hAnsi="宋体" w:eastAsia="宋体"/>
                <w:szCs w:val="21"/>
              </w:rPr>
              <w:t>CollectTime</w:t>
            </w:r>
            <w:r>
              <w:rPr>
                <w:rFonts w:ascii="宋体" w:hAnsi="宋体" w:eastAsia="宋体"/>
                <w:szCs w:val="21"/>
              </w:rPr>
              <w:t>()</w:t>
            </w:r>
          </w:p>
        </w:tc>
        <w:tc>
          <w:tcPr>
            <w:tcW w:w="2172" w:type="dxa"/>
            <w:tcBorders>
              <w:top w:val="single" w:color="auto" w:sz="4" w:space="0"/>
              <w:left w:val="single" w:color="auto" w:sz="4" w:space="0"/>
              <w:bottom w:val="single" w:color="auto" w:sz="4" w:space="0"/>
              <w:right w:val="single" w:color="auto" w:sz="4" w:space="0"/>
            </w:tcBorders>
          </w:tcPr>
          <w:p w14:paraId="0C33D0AB">
            <w:pPr>
              <w:spacing w:line="360" w:lineRule="auto"/>
              <w:jc w:val="center"/>
              <w:rPr>
                <w:rFonts w:hint="eastAsia" w:ascii="宋体" w:hAnsi="宋体" w:eastAsia="宋体"/>
                <w:szCs w:val="21"/>
                <w:lang w:eastAsia="zh"/>
              </w:rPr>
            </w:pPr>
            <w:r>
              <w:rPr>
                <w:rFonts w:hint="eastAsia" w:ascii="宋体" w:hAnsi="宋体" w:eastAsia="宋体"/>
                <w:szCs w:val="21"/>
                <w:lang w:eastAsia="zh"/>
              </w:rPr>
              <w:t>datetime</w:t>
            </w:r>
          </w:p>
        </w:tc>
      </w:tr>
    </w:tbl>
    <w:p w14:paraId="2CFC5DA0">
      <w:pPr>
        <w:rPr>
          <w:rFonts w:hint="eastAsia"/>
        </w:rPr>
      </w:pPr>
    </w:p>
    <w:p w14:paraId="68A0A13C">
      <w:pPr>
        <w:pStyle w:val="3"/>
        <w:rPr>
          <w:rFonts w:hint="eastAsia"/>
        </w:rPr>
      </w:pPr>
      <w:bookmarkStart w:id="14" w:name="_Toc149848666"/>
      <w:r>
        <w:rPr>
          <w:rFonts w:hint="eastAsia"/>
        </w:rPr>
        <w:t>4、三层精化类图</w:t>
      </w:r>
      <w:bookmarkEnd w:id="14"/>
    </w:p>
    <w:p w14:paraId="75565A07">
      <w:pPr>
        <w:pStyle w:val="5"/>
        <w:rPr>
          <w:rFonts w:hint="eastAsia" w:ascii="宋体" w:hAnsi="宋体"/>
          <w:szCs w:val="21"/>
        </w:rPr>
      </w:pPr>
      <w:r>
        <w:rPr>
          <w:rFonts w:ascii="宋体" w:hAnsi="宋体"/>
          <w:szCs w:val="21"/>
        </w:rPr>
        <w:t>4.</w:t>
      </w:r>
      <w:r>
        <w:rPr>
          <w:rFonts w:hint="eastAsia" w:ascii="宋体" w:hAnsi="宋体"/>
          <w:szCs w:val="21"/>
        </w:rPr>
        <w:t>1</w:t>
      </w:r>
      <w:r>
        <w:rPr>
          <w:rFonts w:ascii="宋体" w:hAnsi="宋体"/>
          <w:szCs w:val="21"/>
        </w:rPr>
        <w:t>对</w:t>
      </w:r>
      <w:r>
        <w:rPr>
          <w:rFonts w:hint="eastAsia" w:ascii="宋体" w:hAnsi="宋体"/>
          <w:szCs w:val="21"/>
        </w:rPr>
        <w:t>Administrator</w:t>
      </w:r>
      <w:r>
        <w:rPr>
          <w:rFonts w:ascii="宋体" w:hAnsi="宋体"/>
          <w:szCs w:val="21"/>
        </w:rPr>
        <w:t>类的三层划分</w:t>
      </w:r>
    </w:p>
    <w:p w14:paraId="0CC8B994">
      <w:pPr>
        <w:spacing w:line="360" w:lineRule="auto"/>
        <w:rPr>
          <w:rFonts w:hint="eastAsia" w:ascii="宋体" w:hAnsi="宋体" w:eastAsia="宋体"/>
        </w:rPr>
      </w:pPr>
      <w:r>
        <w:rPr>
          <w:rFonts w:ascii="宋体" w:hAnsi="宋体" w:eastAsia="宋体"/>
        </w:rPr>
        <w:t xml:space="preserve">界面层：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67"/>
        <w:gridCol w:w="4529"/>
      </w:tblGrid>
      <w:tr w14:paraId="0F866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0B842023">
            <w:pPr>
              <w:spacing w:line="360" w:lineRule="auto"/>
              <w:jc w:val="center"/>
              <w:rPr>
                <w:rFonts w:hint="eastAsia" w:ascii="宋体" w:hAnsi="宋体" w:eastAsia="宋体"/>
              </w:rPr>
            </w:pPr>
            <w:r>
              <w:rPr>
                <w:rFonts w:ascii="宋体" w:hAnsi="宋体" w:eastAsia="宋体"/>
              </w:rPr>
              <w:t>名称</w:t>
            </w:r>
          </w:p>
        </w:tc>
        <w:tc>
          <w:tcPr>
            <w:tcW w:w="4529" w:type="dxa"/>
          </w:tcPr>
          <w:p w14:paraId="66D1891F">
            <w:pPr>
              <w:spacing w:line="360" w:lineRule="auto"/>
              <w:jc w:val="center"/>
              <w:rPr>
                <w:rFonts w:hint="eastAsia" w:ascii="宋体" w:hAnsi="宋体" w:eastAsia="宋体"/>
              </w:rPr>
            </w:pPr>
            <w:r>
              <w:rPr>
                <w:rFonts w:ascii="宋体" w:hAnsi="宋体" w:eastAsia="宋体"/>
              </w:rPr>
              <w:t>描述</w:t>
            </w:r>
          </w:p>
        </w:tc>
      </w:tr>
      <w:tr w14:paraId="37D89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31957594">
            <w:pPr>
              <w:spacing w:line="360" w:lineRule="auto"/>
              <w:rPr>
                <w:rFonts w:hint="eastAsia" w:ascii="宋体" w:hAnsi="宋体" w:eastAsia="宋体"/>
                <w:lang w:eastAsia="zh"/>
                <w:woUserID w:val="1"/>
              </w:rPr>
            </w:pPr>
            <w:ins w:id="97" w:author="神镐人 项目灭迹人 若叶睦 [2]" w:date="2025-11-27T14:44:27Z">
              <w:r>
                <w:rPr>
                  <w:rFonts w:hint="eastAsia" w:ascii="宋体" w:hAnsi="宋体" w:eastAsia="宋体"/>
                  <w:lang w:eastAsia="zh"/>
                  <w:woUserID w:val="1"/>
                </w:rPr>
                <w:t>log</w:t>
              </w:r>
            </w:ins>
            <w:ins w:id="98" w:author="神镐人 项目灭迹人 若叶睦 [2]" w:date="2025-11-27T14:44:28Z">
              <w:r>
                <w:rPr>
                  <w:rFonts w:hint="eastAsia" w:ascii="宋体" w:hAnsi="宋体" w:eastAsia="宋体"/>
                  <w:lang w:eastAsia="zh"/>
                  <w:woUserID w:val="1"/>
                </w:rPr>
                <w:t>in</w:t>
              </w:r>
            </w:ins>
            <w:r>
              <w:rPr>
                <w:rFonts w:hint="eastAsia" w:ascii="宋体" w:hAnsi="宋体" w:eastAsia="宋体"/>
              </w:rPr>
              <w:t>.html</w:t>
            </w:r>
            <w:ins w:id="99" w:author="神镐人 项目灭迹人 若叶睦 [2]" w:date="2025-11-27T14:56:03Z">
              <w:r>
                <w:rPr>
                  <w:rFonts w:hint="eastAsia" w:ascii="宋体" w:hAnsi="宋体" w:eastAsia="宋体"/>
                  <w:lang w:eastAsia="zh"/>
                  <w:woUserID w:val="1"/>
                </w:rPr>
                <w:t>(</w:t>
              </w:r>
            </w:ins>
            <w:ins w:id="100" w:author="神镐人 项目灭迹人 若叶睦 [2]" w:date="2025-11-27T14:56:06Z">
              <w:r>
                <w:rPr>
                  <w:rFonts w:hint="eastAsia" w:ascii="宋体" w:hAnsi="宋体" w:eastAsia="宋体"/>
                  <w:lang w:eastAsia="zh"/>
                  <w:woUserID w:val="1"/>
                </w:rPr>
                <w:t>sign</w:t>
              </w:r>
            </w:ins>
            <w:ins w:id="101" w:author="神镐人 项目灭迹人 若叶睦 [2]" w:date="2025-11-27T14:56:57Z">
              <w:r>
                <w:rPr>
                  <w:rFonts w:hint="eastAsia" w:ascii="宋体" w:hAnsi="宋体" w:eastAsia="宋体"/>
                  <w:lang w:eastAsia="zh"/>
                  <w:woUserID w:val="1"/>
                </w:rPr>
                <w:t>up</w:t>
              </w:r>
            </w:ins>
            <w:ins w:id="102" w:author="神镐人 项目灭迹人 若叶睦 [2]" w:date="2025-11-27T14:56:29Z">
              <w:r>
                <w:rPr>
                  <w:rFonts w:hint="eastAsia" w:ascii="宋体" w:hAnsi="宋体" w:eastAsia="宋体"/>
                  <w:lang w:eastAsia="zh"/>
                  <w:woUserID w:val="1"/>
                </w:rPr>
                <w:t>Ordinary</w:t>
              </w:r>
            </w:ins>
            <w:ins w:id="103" w:author="神镐人 项目灭迹人 若叶睦 [2]" w:date="2025-11-27T14:56:31Z">
              <w:r>
                <w:rPr>
                  <w:rFonts w:hint="eastAsia" w:ascii="宋体" w:hAnsi="宋体" w:eastAsia="宋体"/>
                  <w:lang w:eastAsia="zh"/>
                  <w:woUserID w:val="1"/>
                </w:rPr>
                <w:t>User</w:t>
              </w:r>
            </w:ins>
            <w:ins w:id="104" w:author="神镐人 项目灭迹人 若叶睦 [2]" w:date="2025-11-27T14:56:03Z">
              <w:r>
                <w:rPr>
                  <w:rFonts w:hint="eastAsia" w:ascii="宋体" w:hAnsi="宋体" w:eastAsia="宋体"/>
                  <w:lang w:eastAsia="zh"/>
                  <w:woUserID w:val="1"/>
                </w:rPr>
                <w:t>)</w:t>
              </w:r>
            </w:ins>
          </w:p>
        </w:tc>
        <w:tc>
          <w:tcPr>
            <w:tcW w:w="4529" w:type="dxa"/>
          </w:tcPr>
          <w:p w14:paraId="4DCC7606">
            <w:pPr>
              <w:spacing w:line="360" w:lineRule="auto"/>
              <w:rPr>
                <w:rFonts w:hint="eastAsia" w:ascii="宋体" w:hAnsi="宋体" w:eastAsia="宋体"/>
              </w:rPr>
            </w:pPr>
            <w:r>
              <w:rPr>
                <w:rFonts w:hint="eastAsia" w:ascii="宋体" w:hAnsi="宋体" w:eastAsia="宋体"/>
              </w:rPr>
              <w:t>登录界面</w:t>
            </w:r>
          </w:p>
        </w:tc>
      </w:tr>
      <w:tr w14:paraId="6C558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67" w:type="dxa"/>
          </w:tcPr>
          <w:p w14:paraId="0AB4A8B1">
            <w:pPr>
              <w:spacing w:line="360" w:lineRule="auto"/>
              <w:rPr>
                <w:rFonts w:hint="eastAsia" w:ascii="宋体" w:hAnsi="宋体" w:eastAsia="宋体"/>
              </w:rPr>
            </w:pPr>
            <w:r>
              <w:rPr>
                <w:rFonts w:ascii="宋体" w:hAnsi="宋体" w:eastAsia="宋体"/>
              </w:rPr>
              <w:t>index.html</w:t>
            </w:r>
          </w:p>
        </w:tc>
        <w:tc>
          <w:tcPr>
            <w:tcW w:w="4529" w:type="dxa"/>
          </w:tcPr>
          <w:p w14:paraId="4FB84C57">
            <w:pPr>
              <w:spacing w:line="360" w:lineRule="auto"/>
              <w:rPr>
                <w:rFonts w:hint="eastAsia" w:ascii="宋体" w:hAnsi="宋体" w:eastAsia="宋体"/>
              </w:rPr>
            </w:pPr>
            <w:r>
              <w:rPr>
                <w:rFonts w:hint="eastAsia" w:ascii="宋体" w:hAnsi="宋体" w:eastAsia="宋体"/>
              </w:rPr>
              <w:t>首页</w:t>
            </w:r>
          </w:p>
        </w:tc>
      </w:tr>
      <w:tr w14:paraId="43357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del w:id="105" w:author="神镐人 项目灭迹人 若叶睦 [2]" w:date="2025-11-27T21:35:18Z"/>
        </w:trPr>
        <w:tc>
          <w:tcPr>
            <w:tcW w:w="3767" w:type="dxa"/>
          </w:tcPr>
          <w:p w14:paraId="29516FB5">
            <w:pPr>
              <w:spacing w:line="360" w:lineRule="auto"/>
              <w:rPr>
                <w:del w:id="106" w:author="神镐人 项目灭迹人 若叶睦 [2]" w:date="2025-11-27T21:35:18Z"/>
                <w:rFonts w:hint="eastAsia" w:ascii="宋体" w:hAnsi="宋体" w:eastAsia="宋体"/>
              </w:rPr>
            </w:pPr>
            <w:del w:id="107" w:author="神镐人 项目灭迹人 若叶睦 [2]" w:date="2025-11-27T21:35:18Z">
              <w:r>
                <w:rPr>
                  <w:rFonts w:ascii="宋体" w:hAnsi="宋体" w:eastAsia="宋体"/>
                </w:rPr>
                <w:delText>manager.html</w:delText>
              </w:r>
            </w:del>
          </w:p>
        </w:tc>
        <w:tc>
          <w:tcPr>
            <w:tcW w:w="4529" w:type="dxa"/>
          </w:tcPr>
          <w:p w14:paraId="3437293A">
            <w:pPr>
              <w:spacing w:line="360" w:lineRule="auto"/>
              <w:rPr>
                <w:del w:id="108" w:author="神镐人 项目灭迹人 若叶睦 [2]" w:date="2025-11-27T21:35:18Z"/>
                <w:rFonts w:hint="eastAsia" w:ascii="宋体" w:hAnsi="宋体" w:eastAsia="宋体"/>
              </w:rPr>
            </w:pPr>
            <w:del w:id="109" w:author="神镐人 项目灭迹人 若叶睦 [2]" w:date="2025-11-27T21:35:18Z">
              <w:r>
                <w:rPr>
                  <w:rFonts w:hint="eastAsia" w:ascii="宋体" w:hAnsi="宋体" w:eastAsia="宋体"/>
                </w:rPr>
                <w:delText>管理用户账号页面</w:delText>
              </w:r>
            </w:del>
          </w:p>
        </w:tc>
      </w:tr>
      <w:tr w14:paraId="1DA5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ins w:id="110" w:author="神镐人 项目灭迹人 若叶睦 [2]" w:date="2025-11-27T15:01:07Z"/>
        </w:trPr>
        <w:tc>
          <w:tcPr>
            <w:tcW w:w="3767" w:type="dxa"/>
          </w:tcPr>
          <w:p w14:paraId="28A037FB">
            <w:pPr>
              <w:spacing w:line="360" w:lineRule="auto"/>
              <w:ind w:left="0" w:leftChars="0" w:firstLine="0" w:firstLineChars="0"/>
              <w:rPr>
                <w:ins w:id="111" w:author="神镐人 项目灭迹人 若叶睦 [2]" w:date="2025-11-27T15:01:07Z"/>
                <w:rFonts w:hint="eastAsia" w:ascii="宋体" w:hAnsi="宋体" w:eastAsia="宋体"/>
                <w:lang w:eastAsia="zh"/>
                <w:woUserID w:val="1"/>
              </w:rPr>
            </w:pPr>
            <w:ins w:id="112" w:author="神镐人 项目灭迹人 若叶睦 [2]" w:date="2025-11-27T15:02:26Z">
              <w:r>
                <w:rPr>
                  <w:rFonts w:hint="eastAsia" w:ascii="宋体" w:hAnsi="宋体" w:eastAsia="宋体"/>
                  <w:lang w:eastAsia="zh"/>
                  <w:woUserID w:val="1"/>
                </w:rPr>
                <w:t>alert</w:t>
              </w:r>
            </w:ins>
            <w:ins w:id="113" w:author="神镐人 项目灭迹人 若叶睦 [2]" w:date="2025-11-27T15:02:28Z">
              <w:r>
                <w:rPr>
                  <w:rFonts w:hint="eastAsia" w:ascii="宋体" w:hAnsi="宋体" w:eastAsia="宋体"/>
                  <w:lang w:eastAsia="zh"/>
                  <w:woUserID w:val="1"/>
                </w:rPr>
                <w:t>.html</w:t>
              </w:r>
            </w:ins>
          </w:p>
        </w:tc>
        <w:tc>
          <w:tcPr>
            <w:tcW w:w="4529" w:type="dxa"/>
          </w:tcPr>
          <w:p w14:paraId="718AB455">
            <w:pPr>
              <w:spacing w:line="360" w:lineRule="auto"/>
              <w:ind w:left="0" w:leftChars="0" w:firstLine="0" w:firstLineChars="0"/>
              <w:rPr>
                <w:ins w:id="114" w:author="神镐人 项目灭迹人 若叶睦 [2]" w:date="2025-11-27T15:01:07Z"/>
                <w:rFonts w:hint="eastAsia" w:ascii="宋体" w:hAnsi="宋体" w:eastAsia="宋体"/>
                <w:lang w:eastAsia="zh"/>
                <w:woUserID w:val="1"/>
              </w:rPr>
            </w:pPr>
            <w:ins w:id="115" w:author="神镐人 项目灭迹人 若叶睦 [2]" w:date="2025-11-27T15:02:42Z">
              <w:r>
                <w:rPr>
                  <w:rFonts w:hint="eastAsia" w:ascii="宋体" w:hAnsi="宋体" w:eastAsia="宋体"/>
                  <w:lang w:eastAsia="zh"/>
                  <w:woUserID w:val="1"/>
                </w:rPr>
                <w:t>提示</w:t>
              </w:r>
            </w:ins>
            <w:ins w:id="116" w:author="神镐人 项目灭迹人 若叶睦 [2]" w:date="2025-11-27T15:02:47Z">
              <w:r>
                <w:rPr>
                  <w:rFonts w:hint="eastAsia" w:ascii="宋体" w:hAnsi="宋体" w:eastAsia="宋体"/>
                  <w:lang w:eastAsia="zh"/>
                  <w:woUserID w:val="1"/>
                </w:rPr>
                <w:t>弹窗</w:t>
              </w:r>
            </w:ins>
            <w:ins w:id="117" w:author="神镐人 项目灭迹人 若叶睦 [2]" w:date="2025-11-27T15:02:49Z">
              <w:r>
                <w:rPr>
                  <w:rFonts w:hint="eastAsia" w:ascii="宋体" w:hAnsi="宋体" w:eastAsia="宋体"/>
                  <w:lang w:eastAsia="zh"/>
                  <w:woUserID w:val="1"/>
                </w:rPr>
                <w:t>页面</w:t>
              </w:r>
            </w:ins>
          </w:p>
        </w:tc>
      </w:tr>
      <w:tr w14:paraId="67BDE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3767" w:type="dxa"/>
          </w:tcPr>
          <w:p w14:paraId="7460ABD2">
            <w:pPr>
              <w:spacing w:line="360" w:lineRule="auto"/>
              <w:rPr>
                <w:rFonts w:hint="eastAsia" w:ascii="宋体" w:hAnsi="宋体" w:eastAsia="宋体"/>
                <w:highlight w:val="yellow"/>
              </w:rPr>
            </w:pPr>
            <w:ins w:id="118" w:author="神镐人 项目灭迹人 若叶睦 [2]" w:date="2025-11-27T21:35:25Z">
              <w:r>
                <w:rPr>
                  <w:rFonts w:hint="eastAsia" w:ascii="宋体" w:hAnsi="宋体" w:eastAsia="宋体"/>
                  <w:highlight w:val="yellow"/>
                  <w:lang w:eastAsia="zh"/>
                  <w:woUserID w:val="1"/>
                </w:rPr>
                <w:t>audit</w:t>
              </w:r>
            </w:ins>
            <w:ins w:id="119" w:author="神镐人 项目灭迹人 若叶睦 [2]" w:date="2025-11-27T21:35:41Z">
              <w:r>
                <w:rPr>
                  <w:rFonts w:hint="eastAsia" w:ascii="宋体" w:hAnsi="宋体" w:eastAsia="宋体"/>
                  <w:highlight w:val="yellow"/>
                  <w:lang w:eastAsia="zh"/>
                  <w:woUserID w:val="1"/>
                </w:rPr>
                <w:t>-</w:t>
              </w:r>
            </w:ins>
            <w:ins w:id="120" w:author="神镐人 项目灭迹人 若叶睦 [2]" w:date="2025-11-27T21:35:26Z">
              <w:r>
                <w:rPr>
                  <w:rFonts w:hint="eastAsia" w:ascii="宋体" w:hAnsi="宋体" w:eastAsia="宋体"/>
                  <w:highlight w:val="yellow"/>
                  <w:lang w:eastAsia="zh"/>
                  <w:woUserID w:val="1"/>
                </w:rPr>
                <w:t>user</w:t>
              </w:r>
            </w:ins>
            <w:ins w:id="121" w:author="神镐人 项目灭迹人 若叶睦 [2]" w:date="2025-11-27T21:39:23Z">
              <w:r>
                <w:rPr>
                  <w:rFonts w:hint="eastAsia" w:ascii="宋体" w:hAnsi="宋体" w:eastAsia="宋体"/>
                  <w:highlight w:val="yellow"/>
                  <w:lang w:eastAsia="zh"/>
                  <w:woUserID w:val="1"/>
                </w:rPr>
                <w:t>list</w:t>
              </w:r>
            </w:ins>
            <w:del w:id="122" w:author="神镐人 项目灭迹人 若叶睦 [2]" w:date="2025-11-27T21:35:23Z">
              <w:r>
                <w:rPr>
                  <w:rFonts w:hint="eastAsia" w:ascii="宋体" w:hAnsi="宋体" w:eastAsia="宋体"/>
                  <w:highlight w:val="yellow"/>
                </w:rPr>
                <w:delText>r</w:delText>
              </w:r>
            </w:del>
            <w:del w:id="123" w:author="神镐人 项目灭迹人 若叶睦 [2]" w:date="2025-11-27T21:35:23Z">
              <w:r>
                <w:rPr>
                  <w:rFonts w:ascii="宋体" w:hAnsi="宋体" w:eastAsia="宋体"/>
                  <w:highlight w:val="yellow"/>
                </w:rPr>
                <w:delText>esultSearchUser</w:delText>
              </w:r>
            </w:del>
            <w:r>
              <w:rPr>
                <w:rFonts w:ascii="宋体" w:hAnsi="宋体" w:eastAsia="宋体"/>
                <w:highlight w:val="yellow"/>
              </w:rPr>
              <w:t>.html</w:t>
            </w:r>
          </w:p>
        </w:tc>
        <w:tc>
          <w:tcPr>
            <w:tcW w:w="4529" w:type="dxa"/>
          </w:tcPr>
          <w:p w14:paraId="3BAC9ADD">
            <w:pPr>
              <w:spacing w:line="360" w:lineRule="auto"/>
              <w:rPr>
                <w:rFonts w:hint="eastAsia" w:ascii="宋体" w:hAnsi="宋体" w:eastAsia="宋体"/>
                <w:highlight w:val="yellow"/>
              </w:rPr>
            </w:pPr>
            <w:ins w:id="124" w:author="神镐人 项目灭迹人 若叶睦 [2]" w:date="2025-11-27T21:34:59Z">
              <w:r>
                <w:rPr>
                  <w:rFonts w:hint="eastAsia" w:ascii="宋体" w:hAnsi="宋体" w:eastAsia="宋体"/>
                  <w:highlight w:val="yellow"/>
                  <w:lang w:eastAsia="zh"/>
                  <w:woUserID w:val="1"/>
                </w:rPr>
                <w:t>审核</w:t>
              </w:r>
            </w:ins>
            <w:del w:id="125" w:author="神镐人 项目灭迹人 若叶睦 [2]" w:date="2025-11-27T21:34:58Z">
              <w:r>
                <w:rPr>
                  <w:rFonts w:hint="eastAsia" w:ascii="宋体" w:hAnsi="宋体" w:eastAsia="宋体"/>
                  <w:highlight w:val="yellow"/>
                </w:rPr>
                <w:delText>查询</w:delText>
              </w:r>
            </w:del>
            <w:r>
              <w:rPr>
                <w:rFonts w:hint="eastAsia" w:ascii="宋体" w:hAnsi="宋体" w:eastAsia="宋体"/>
                <w:highlight w:val="yellow"/>
              </w:rPr>
              <w:t>用户</w:t>
            </w:r>
            <w:ins w:id="126" w:author="神镐人 项目灭迹人 若叶睦 [2]" w:date="2025-11-27T21:40:07Z">
              <w:r>
                <w:rPr>
                  <w:rFonts w:hint="eastAsia" w:ascii="宋体" w:hAnsi="宋体" w:eastAsia="宋体"/>
                  <w:highlight w:val="yellow"/>
                  <w:lang w:eastAsia="zh"/>
                  <w:woUserID w:val="1"/>
                </w:rPr>
                <w:t>列表</w:t>
              </w:r>
            </w:ins>
            <w:del w:id="127" w:author="神镐人 项目灭迹人 若叶睦 [2]" w:date="2025-11-27T21:35:02Z">
              <w:r>
                <w:rPr>
                  <w:rFonts w:hint="eastAsia" w:ascii="宋体" w:hAnsi="宋体" w:eastAsia="宋体"/>
                  <w:highlight w:val="yellow"/>
                </w:rPr>
                <w:delText>结果</w:delText>
              </w:r>
            </w:del>
            <w:r>
              <w:rPr>
                <w:rFonts w:hint="eastAsia" w:ascii="宋体" w:hAnsi="宋体" w:eastAsia="宋体"/>
                <w:highlight w:val="yellow"/>
              </w:rPr>
              <w:t>页面</w:t>
            </w:r>
          </w:p>
        </w:tc>
      </w:tr>
      <w:tr w14:paraId="332F6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ins w:id="128" w:author="神镐人 项目灭迹人 若叶睦 [2]" w:date="2025-11-27T21:39:30Z"/>
        </w:trPr>
        <w:tc>
          <w:tcPr>
            <w:tcW w:w="3767" w:type="dxa"/>
          </w:tcPr>
          <w:p w14:paraId="6E0C4A03">
            <w:pPr>
              <w:spacing w:line="360" w:lineRule="auto"/>
              <w:rPr>
                <w:ins w:id="129" w:author="神镐人 项目灭迹人 若叶睦 [2]" w:date="2025-11-27T21:39:30Z"/>
                <w:rFonts w:hint="eastAsia" w:ascii="宋体" w:hAnsi="宋体" w:eastAsia="宋体"/>
                <w:highlight w:val="yellow"/>
                <w:woUserID w:val="1"/>
              </w:rPr>
            </w:pPr>
            <w:ins w:id="130" w:author="神镐人 项目灭迹人 若叶睦 [2]" w:date="2025-11-27T21:39:30Z">
              <w:r>
                <w:rPr>
                  <w:rFonts w:hint="eastAsia" w:ascii="宋体" w:hAnsi="宋体" w:eastAsia="宋体"/>
                  <w:highlight w:val="yellow"/>
                  <w:lang w:eastAsia="zh"/>
                  <w:woUserID w:val="1"/>
                </w:rPr>
                <w:t>audit-user</w:t>
              </w:r>
            </w:ins>
            <w:ins w:id="131" w:author="神镐人 项目灭迹人 若叶睦 [2]" w:date="2025-11-27T21:39:55Z">
              <w:r>
                <w:rPr>
                  <w:rFonts w:hint="eastAsia" w:ascii="宋体" w:hAnsi="宋体" w:eastAsia="宋体"/>
                  <w:highlight w:val="yellow"/>
                  <w:lang w:eastAsia="zh"/>
                  <w:woUserID w:val="1"/>
                </w:rPr>
                <w:t>de</w:t>
              </w:r>
            </w:ins>
            <w:ins w:id="132" w:author="神镐人 项目灭迹人 若叶睦 [2]" w:date="2025-11-27T21:39:57Z">
              <w:r>
                <w:rPr>
                  <w:rFonts w:hint="eastAsia" w:ascii="宋体" w:hAnsi="宋体" w:eastAsia="宋体"/>
                  <w:highlight w:val="yellow"/>
                  <w:lang w:eastAsia="zh"/>
                  <w:woUserID w:val="1"/>
                </w:rPr>
                <w:t>tail</w:t>
              </w:r>
            </w:ins>
            <w:ins w:id="133" w:author="神镐人 项目灭迹人 若叶睦 [2]" w:date="2025-11-27T21:39:30Z">
              <w:r>
                <w:rPr>
                  <w:rFonts w:ascii="宋体" w:hAnsi="宋体" w:eastAsia="宋体"/>
                  <w:highlight w:val="yellow"/>
                  <w:woUserID w:val="1"/>
                </w:rPr>
                <w:t>.html</w:t>
              </w:r>
            </w:ins>
          </w:p>
        </w:tc>
        <w:tc>
          <w:tcPr>
            <w:tcW w:w="4529" w:type="dxa"/>
          </w:tcPr>
          <w:p w14:paraId="17E9D184">
            <w:pPr>
              <w:spacing w:line="360" w:lineRule="auto"/>
              <w:rPr>
                <w:ins w:id="134" w:author="神镐人 项目灭迹人 若叶睦 [2]" w:date="2025-11-27T21:39:30Z"/>
                <w:rFonts w:hint="eastAsia" w:ascii="宋体" w:hAnsi="宋体" w:eastAsia="宋体"/>
                <w:highlight w:val="yellow"/>
                <w:woUserID w:val="1"/>
              </w:rPr>
            </w:pPr>
            <w:ins w:id="135" w:author="神镐人 项目灭迹人 若叶睦 [2]" w:date="2025-11-27T21:39:30Z">
              <w:r>
                <w:rPr>
                  <w:rFonts w:hint="eastAsia" w:ascii="宋体" w:hAnsi="宋体" w:eastAsia="宋体"/>
                  <w:highlight w:val="yellow"/>
                  <w:lang w:eastAsia="zh"/>
                  <w:woUserID w:val="1"/>
                </w:rPr>
                <w:t>审核</w:t>
              </w:r>
            </w:ins>
            <w:ins w:id="136" w:author="神镐人 项目灭迹人 若叶睦 [2]" w:date="2025-11-27T21:39:30Z">
              <w:r>
                <w:rPr>
                  <w:rFonts w:hint="eastAsia" w:ascii="宋体" w:hAnsi="宋体" w:eastAsia="宋体"/>
                  <w:highlight w:val="yellow"/>
                  <w:woUserID w:val="1"/>
                </w:rPr>
                <w:t>用户</w:t>
              </w:r>
            </w:ins>
            <w:ins w:id="137" w:author="神镐人 项目灭迹人 若叶睦 [2]" w:date="2025-11-27T21:40:10Z">
              <w:r>
                <w:rPr>
                  <w:rFonts w:hint="eastAsia" w:ascii="宋体" w:hAnsi="宋体" w:eastAsia="宋体"/>
                  <w:highlight w:val="yellow"/>
                  <w:lang w:eastAsia="zh"/>
                  <w:woUserID w:val="1"/>
                </w:rPr>
                <w:t>详情</w:t>
              </w:r>
            </w:ins>
            <w:ins w:id="138" w:author="神镐人 项目灭迹人 若叶睦 [2]" w:date="2025-11-27T21:39:30Z">
              <w:r>
                <w:rPr>
                  <w:rFonts w:hint="eastAsia" w:ascii="宋体" w:hAnsi="宋体" w:eastAsia="宋体"/>
                  <w:highlight w:val="yellow"/>
                  <w:woUserID w:val="1"/>
                </w:rPr>
                <w:t>页面</w:t>
              </w:r>
            </w:ins>
          </w:p>
        </w:tc>
      </w:tr>
      <w:tr w14:paraId="72358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7B9221E1">
            <w:pPr>
              <w:spacing w:line="360" w:lineRule="auto"/>
              <w:rPr>
                <w:rFonts w:hint="eastAsia" w:ascii="宋体" w:hAnsi="宋体" w:eastAsia="宋体"/>
              </w:rPr>
            </w:pPr>
            <w:r>
              <w:rPr>
                <w:rFonts w:ascii="宋体" w:hAnsi="宋体" w:eastAsia="宋体"/>
              </w:rPr>
              <w:t>audit</w:t>
            </w:r>
            <w:r>
              <w:rPr>
                <w:rFonts w:hint="eastAsia" w:ascii="宋体" w:hAnsi="宋体" w:eastAsia="宋体"/>
                <w:lang w:eastAsia="zh"/>
                <w:woUserID w:val="1"/>
              </w:rPr>
              <w:t>-forum</w:t>
            </w:r>
            <w:r>
              <w:rPr>
                <w:rFonts w:ascii="宋体" w:hAnsi="宋体" w:eastAsia="宋体"/>
              </w:rPr>
              <w:t>.html</w:t>
            </w:r>
          </w:p>
        </w:tc>
        <w:tc>
          <w:tcPr>
            <w:tcW w:w="4529" w:type="dxa"/>
          </w:tcPr>
          <w:p w14:paraId="302ABA30">
            <w:pPr>
              <w:spacing w:line="360" w:lineRule="auto"/>
              <w:rPr>
                <w:rFonts w:hint="eastAsia" w:ascii="宋体" w:hAnsi="宋体" w:eastAsia="宋体"/>
              </w:rPr>
            </w:pPr>
            <w:r>
              <w:rPr>
                <w:rFonts w:hint="eastAsia" w:ascii="宋体" w:hAnsi="宋体" w:eastAsia="宋体"/>
              </w:rPr>
              <w:t>审核</w:t>
            </w:r>
            <w:r>
              <w:rPr>
                <w:rFonts w:hint="eastAsia" w:ascii="宋体" w:hAnsi="宋体" w:eastAsia="宋体"/>
                <w:lang w:eastAsia="zh"/>
              </w:rPr>
              <w:t>主题频道</w:t>
            </w:r>
            <w:r>
              <w:rPr>
                <w:rFonts w:hint="eastAsia" w:ascii="宋体" w:hAnsi="宋体" w:eastAsia="宋体"/>
              </w:rPr>
              <w:t>页面</w:t>
            </w:r>
          </w:p>
        </w:tc>
      </w:tr>
      <w:tr w14:paraId="0A36D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4ED4838F">
            <w:pPr>
              <w:spacing w:line="360" w:lineRule="auto"/>
              <w:rPr>
                <w:rFonts w:hint="eastAsia" w:ascii="宋体" w:hAnsi="宋体" w:eastAsia="宋体"/>
                <w:lang w:eastAsia="zh"/>
              </w:rPr>
            </w:pPr>
            <w:r>
              <w:rPr>
                <w:rFonts w:hint="eastAsia" w:ascii="宋体" w:hAnsi="宋体" w:eastAsia="宋体"/>
                <w:lang w:eastAsia="zh"/>
              </w:rPr>
              <w:t>audit</w:t>
            </w:r>
            <w:r>
              <w:rPr>
                <w:rFonts w:hint="eastAsia" w:ascii="宋体" w:hAnsi="宋体" w:eastAsia="宋体"/>
                <w:lang w:eastAsia="zh"/>
                <w:woUserID w:val="1"/>
              </w:rPr>
              <w:t>-c</w:t>
            </w:r>
            <w:r>
              <w:rPr>
                <w:rFonts w:hint="eastAsia" w:ascii="宋体" w:hAnsi="宋体" w:eastAsia="宋体"/>
                <w:lang w:eastAsia="zh"/>
              </w:rPr>
              <w:t>omment.html</w:t>
            </w:r>
          </w:p>
        </w:tc>
        <w:tc>
          <w:tcPr>
            <w:tcW w:w="4529" w:type="dxa"/>
          </w:tcPr>
          <w:p w14:paraId="1143BCDD">
            <w:pPr>
              <w:spacing w:line="360" w:lineRule="auto"/>
              <w:rPr>
                <w:rFonts w:hint="eastAsia" w:ascii="宋体" w:hAnsi="宋体" w:eastAsia="宋体"/>
                <w:lang w:eastAsia="zh"/>
              </w:rPr>
            </w:pPr>
            <w:r>
              <w:rPr>
                <w:rFonts w:hint="eastAsia" w:ascii="宋体" w:hAnsi="宋体" w:eastAsia="宋体"/>
                <w:lang w:eastAsia="zh"/>
              </w:rPr>
              <w:t>审核评论页面</w:t>
            </w:r>
          </w:p>
        </w:tc>
      </w:tr>
      <w:tr w14:paraId="23E6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67" w:type="dxa"/>
          </w:tcPr>
          <w:p w14:paraId="0B055F51">
            <w:pPr>
              <w:spacing w:line="360" w:lineRule="auto"/>
              <w:rPr>
                <w:rFonts w:hint="eastAsia" w:ascii="宋体" w:hAnsi="宋体" w:eastAsia="宋体"/>
              </w:rPr>
            </w:pPr>
            <w:r>
              <w:rPr>
                <w:rFonts w:ascii="宋体" w:hAnsi="宋体" w:eastAsia="宋体"/>
              </w:rPr>
              <w:t>audit</w:t>
            </w:r>
            <w:r>
              <w:rPr>
                <w:rFonts w:hint="eastAsia" w:ascii="宋体" w:hAnsi="宋体" w:eastAsia="宋体"/>
                <w:lang w:eastAsia="zh"/>
                <w:woUserID w:val="1"/>
              </w:rPr>
              <w:t>-t</w:t>
            </w:r>
            <w:r>
              <w:rPr>
                <w:rFonts w:hint="eastAsia" w:ascii="宋体" w:hAnsi="宋体" w:eastAsia="宋体"/>
              </w:rPr>
              <w:t>heme</w:t>
            </w:r>
            <w:r>
              <w:rPr>
                <w:rFonts w:hint="eastAsia" w:ascii="宋体" w:hAnsi="宋体" w:eastAsia="宋体"/>
                <w:lang w:eastAsia="zh"/>
                <w:woUserID w:val="1"/>
              </w:rPr>
              <w:t>p</w:t>
            </w:r>
            <w:r>
              <w:rPr>
                <w:rFonts w:hint="eastAsia" w:ascii="宋体" w:hAnsi="宋体" w:eastAsia="宋体"/>
              </w:rPr>
              <w:t>ost</w:t>
            </w:r>
            <w:r>
              <w:rPr>
                <w:rFonts w:ascii="宋体" w:hAnsi="宋体" w:eastAsia="宋体"/>
              </w:rPr>
              <w:t>.html</w:t>
            </w:r>
          </w:p>
        </w:tc>
        <w:tc>
          <w:tcPr>
            <w:tcW w:w="4529" w:type="dxa"/>
          </w:tcPr>
          <w:p w14:paraId="68266464">
            <w:pPr>
              <w:spacing w:line="360" w:lineRule="auto"/>
              <w:rPr>
                <w:rFonts w:hint="eastAsia" w:ascii="宋体" w:hAnsi="宋体" w:eastAsia="宋体"/>
              </w:rPr>
            </w:pPr>
            <w:r>
              <w:rPr>
                <w:rFonts w:hint="eastAsia" w:ascii="宋体" w:hAnsi="宋体" w:eastAsia="宋体"/>
              </w:rPr>
              <w:t>审核主题帖页面</w:t>
            </w:r>
          </w:p>
        </w:tc>
      </w:tr>
    </w:tbl>
    <w:p w14:paraId="512B96F0">
      <w:pPr>
        <w:spacing w:line="360" w:lineRule="auto"/>
        <w:rPr>
          <w:rFonts w:hint="eastAsia" w:ascii="宋体" w:hAnsi="宋体" w:eastAsia="宋体"/>
        </w:rPr>
      </w:pPr>
      <w:r>
        <w:rPr>
          <w:rFonts w:ascii="宋体" w:hAnsi="宋体" w:eastAsia="宋体"/>
        </w:rPr>
        <w:t>事务层：</w:t>
      </w:r>
      <w:r>
        <w:rPr>
          <w:rFonts w:hint="eastAsia" w:ascii="宋体" w:hAnsi="宋体" w:eastAsia="宋体"/>
        </w:rPr>
        <w:t>Administrator</w:t>
      </w:r>
      <w:r>
        <w:rPr>
          <w:rFonts w:ascii="宋体" w:hAnsi="宋体" w:eastAsia="宋体"/>
        </w:rPr>
        <w:t xml:space="preserve">.java </w:t>
      </w:r>
      <w:r>
        <w:rPr>
          <w:rFonts w:hint="eastAsia" w:ascii="宋体" w:hAnsi="宋体" w:eastAsia="宋体"/>
        </w:rPr>
        <w:t>管理员类</w:t>
      </w:r>
    </w:p>
    <w:p w14:paraId="104A5181">
      <w:pPr>
        <w:spacing w:line="360" w:lineRule="auto"/>
        <w:rPr>
          <w:rFonts w:hint="eastAsia" w:ascii="宋体" w:hAnsi="宋体" w:eastAsia="宋体"/>
        </w:rPr>
      </w:pPr>
      <w:r>
        <w:rPr>
          <w:rFonts w:ascii="宋体" w:hAnsi="宋体" w:eastAsia="宋体"/>
        </w:rPr>
        <w:t>数据层：</w:t>
      </w:r>
      <w:r>
        <w:rPr>
          <w:rFonts w:hint="eastAsia" w:ascii="宋体" w:hAnsi="宋体" w:eastAsia="宋体"/>
        </w:rPr>
        <w:t>Administrator</w:t>
      </w:r>
      <w:r>
        <w:rPr>
          <w:rFonts w:ascii="宋体" w:hAnsi="宋体" w:eastAsia="宋体"/>
        </w:rPr>
        <w:t xml:space="preserve">.dat </w:t>
      </w:r>
      <w:r>
        <w:rPr>
          <w:rFonts w:hint="eastAsia" w:ascii="宋体" w:hAnsi="宋体" w:eastAsia="宋体"/>
        </w:rPr>
        <w:t>管理员</w:t>
      </w:r>
      <w:r>
        <w:rPr>
          <w:rFonts w:ascii="宋体" w:hAnsi="宋体" w:eastAsia="宋体"/>
        </w:rPr>
        <w:t>信息表</w:t>
      </w:r>
    </w:p>
    <w:p w14:paraId="0E256CF3">
      <w:pPr>
        <w:spacing w:line="360" w:lineRule="auto"/>
        <w:rPr>
          <w:rFonts w:hint="eastAsia" w:ascii="宋体" w:hAnsi="宋体" w:eastAsia="宋体"/>
        </w:rPr>
      </w:pPr>
    </w:p>
    <w:p w14:paraId="4CD16AC3">
      <w:pPr>
        <w:pStyle w:val="5"/>
        <w:rPr>
          <w:rFonts w:hint="eastAsia" w:ascii="宋体" w:hAnsi="宋体"/>
          <w:szCs w:val="21"/>
        </w:rPr>
      </w:pPr>
      <w:r>
        <w:rPr>
          <w:rFonts w:ascii="宋体" w:hAnsi="宋体"/>
          <w:szCs w:val="21"/>
        </w:rPr>
        <w:t>4.</w:t>
      </w:r>
      <w:r>
        <w:rPr>
          <w:rFonts w:hint="eastAsia" w:ascii="宋体" w:hAnsi="宋体"/>
          <w:szCs w:val="21"/>
        </w:rPr>
        <w:t>2</w:t>
      </w:r>
      <w:r>
        <w:rPr>
          <w:rFonts w:ascii="宋体" w:hAnsi="宋体"/>
          <w:szCs w:val="21"/>
        </w:rPr>
        <w:t>对</w:t>
      </w:r>
      <w:r>
        <w:rPr>
          <w:rFonts w:hint="eastAsia" w:ascii="宋体" w:hAnsi="宋体"/>
          <w:szCs w:val="21"/>
        </w:rPr>
        <w:t>Ord</w:t>
      </w:r>
      <w:r>
        <w:rPr>
          <w:rFonts w:ascii="宋体" w:hAnsi="宋体"/>
          <w:szCs w:val="21"/>
        </w:rPr>
        <w:t>inaryUser类的三层划分</w:t>
      </w:r>
    </w:p>
    <w:p w14:paraId="18F9956E">
      <w:pPr>
        <w:spacing w:line="360" w:lineRule="auto"/>
        <w:rPr>
          <w:rFonts w:hint="eastAsia" w:ascii="宋体" w:hAnsi="宋体" w:eastAsia="宋体"/>
        </w:rPr>
      </w:pPr>
      <w:r>
        <w:rPr>
          <w:rFonts w:ascii="宋体" w:hAnsi="宋体" w:eastAsia="宋体"/>
        </w:rPr>
        <w:t xml:space="preserve">界面层： </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32"/>
        <w:gridCol w:w="4564"/>
      </w:tblGrid>
      <w:tr w14:paraId="239A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39E66797">
            <w:pPr>
              <w:spacing w:line="360" w:lineRule="auto"/>
              <w:jc w:val="center"/>
              <w:rPr>
                <w:rFonts w:hint="eastAsia" w:ascii="宋体" w:hAnsi="宋体" w:eastAsia="宋体"/>
              </w:rPr>
            </w:pPr>
            <w:r>
              <w:rPr>
                <w:rFonts w:ascii="宋体" w:hAnsi="宋体" w:eastAsia="宋体"/>
              </w:rPr>
              <w:t>名称</w:t>
            </w:r>
          </w:p>
        </w:tc>
        <w:tc>
          <w:tcPr>
            <w:tcW w:w="4564" w:type="dxa"/>
          </w:tcPr>
          <w:p w14:paraId="5720E266">
            <w:pPr>
              <w:spacing w:line="360" w:lineRule="auto"/>
              <w:jc w:val="center"/>
              <w:rPr>
                <w:rFonts w:hint="eastAsia" w:ascii="宋体" w:hAnsi="宋体" w:eastAsia="宋体"/>
              </w:rPr>
            </w:pPr>
            <w:r>
              <w:rPr>
                <w:rFonts w:ascii="宋体" w:hAnsi="宋体" w:eastAsia="宋体"/>
              </w:rPr>
              <w:t>描述</w:t>
            </w:r>
          </w:p>
        </w:tc>
      </w:tr>
      <w:tr w14:paraId="1A356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6DF11C71">
            <w:pPr>
              <w:spacing w:line="360" w:lineRule="auto"/>
              <w:rPr>
                <w:rFonts w:hint="eastAsia" w:ascii="宋体" w:hAnsi="宋体" w:eastAsia="宋体"/>
                <w:lang w:eastAsia="zh"/>
                <w:woUserID w:val="1"/>
              </w:rPr>
            </w:pPr>
            <w:ins w:id="139" w:author="神镐人 项目灭迹人 若叶睦 [2]" w:date="2025-11-27T14:41:48Z">
              <w:r>
                <w:rPr>
                  <w:rFonts w:hint="eastAsia" w:ascii="宋体" w:hAnsi="宋体" w:eastAsia="宋体"/>
                  <w:lang w:eastAsia="zh"/>
                  <w:woUserID w:val="1"/>
                </w:rPr>
                <w:t>regi</w:t>
              </w:r>
            </w:ins>
            <w:ins w:id="140" w:author="神镐人 项目灭迹人 若叶睦 [2]" w:date="2025-11-27T14:41:49Z">
              <w:r>
                <w:rPr>
                  <w:rFonts w:hint="eastAsia" w:ascii="宋体" w:hAnsi="宋体" w:eastAsia="宋体"/>
                  <w:lang w:eastAsia="zh"/>
                  <w:woUserID w:val="1"/>
                </w:rPr>
                <w:t>s</w:t>
              </w:r>
            </w:ins>
            <w:ins w:id="141" w:author="神镐人 项目灭迹人 若叶睦 [2]" w:date="2025-11-27T14:41:50Z">
              <w:r>
                <w:rPr>
                  <w:rFonts w:hint="eastAsia" w:ascii="宋体" w:hAnsi="宋体" w:eastAsia="宋体"/>
                  <w:lang w:eastAsia="zh"/>
                  <w:woUserID w:val="1"/>
                </w:rPr>
                <w:t>ter</w:t>
              </w:r>
            </w:ins>
            <w:del w:id="142" w:author="神镐人 项目灭迹人 若叶睦 [2]" w:date="2025-11-27T14:41:48Z">
              <w:r>
                <w:rPr>
                  <w:rFonts w:ascii="宋体" w:hAnsi="宋体" w:eastAsia="宋体"/>
                </w:rPr>
                <w:delText>signup</w:delText>
              </w:r>
            </w:del>
            <w:del w:id="143" w:author="神镐人 项目灭迹人 若叶睦 [2]" w:date="2025-11-27T11:32:06Z">
              <w:r>
                <w:rPr>
                  <w:rFonts w:hint="eastAsia" w:ascii="宋体" w:hAnsi="宋体" w:eastAsia="宋体"/>
                </w:rPr>
                <w:delText>Ord</w:delText>
              </w:r>
            </w:del>
            <w:del w:id="144" w:author="神镐人 项目灭迹人 若叶睦 [2]" w:date="2025-11-27T11:32:06Z">
              <w:r>
                <w:rPr>
                  <w:rFonts w:ascii="宋体" w:hAnsi="宋体" w:eastAsia="宋体"/>
                </w:rPr>
                <w:delText>inaryUser</w:delText>
              </w:r>
            </w:del>
            <w:r>
              <w:rPr>
                <w:rFonts w:ascii="宋体" w:hAnsi="宋体" w:eastAsia="宋体"/>
              </w:rPr>
              <w:t>.html</w:t>
            </w:r>
            <w:ins w:id="145" w:author="神镐人 项目灭迹人 若叶睦 [2]" w:date="2025-11-27T14:56:12Z">
              <w:r>
                <w:rPr>
                  <w:rFonts w:hint="eastAsia" w:ascii="宋体" w:hAnsi="宋体" w:eastAsia="宋体"/>
                  <w:lang w:eastAsia="zh"/>
                  <w:woUserID w:val="1"/>
                </w:rPr>
                <w:t>(</w:t>
              </w:r>
            </w:ins>
            <w:ins w:id="146" w:author="神镐人 项目灭迹人 若叶睦 [2]" w:date="2025-11-27T14:56:21Z">
              <w:r>
                <w:rPr>
                  <w:rFonts w:hint="eastAsia" w:ascii="宋体" w:hAnsi="宋体" w:eastAsia="宋体"/>
                  <w:lang w:eastAsia="zh"/>
                  <w:woUserID w:val="1"/>
                </w:rPr>
                <w:t>signin</w:t>
              </w:r>
            </w:ins>
            <w:ins w:id="147" w:author="神镐人 项目灭迹人 若叶睦 [2]" w:date="2025-11-27T14:56:35Z">
              <w:r>
                <w:rPr>
                  <w:rFonts w:hint="eastAsia" w:ascii="宋体" w:hAnsi="宋体" w:eastAsia="宋体"/>
                  <w:lang w:eastAsia="zh"/>
                  <w:woUserID w:val="1"/>
                </w:rPr>
                <w:t>Or</w:t>
              </w:r>
            </w:ins>
            <w:ins w:id="148" w:author="神镐人 项目灭迹人 若叶睦 [2]" w:date="2025-11-27T14:56:38Z">
              <w:r>
                <w:rPr>
                  <w:rFonts w:hint="eastAsia" w:ascii="宋体" w:hAnsi="宋体" w:eastAsia="宋体"/>
                  <w:lang w:eastAsia="zh"/>
                  <w:woUserID w:val="1"/>
                </w:rPr>
                <w:t>dinary</w:t>
              </w:r>
            </w:ins>
            <w:ins w:id="149" w:author="神镐人 项目灭迹人 若叶睦 [2]" w:date="2025-11-27T14:56:39Z">
              <w:r>
                <w:rPr>
                  <w:rFonts w:hint="eastAsia" w:ascii="宋体" w:hAnsi="宋体" w:eastAsia="宋体"/>
                  <w:lang w:eastAsia="zh"/>
                  <w:woUserID w:val="1"/>
                </w:rPr>
                <w:t>User</w:t>
              </w:r>
            </w:ins>
            <w:ins w:id="150" w:author="神镐人 项目灭迹人 若叶睦 [2]" w:date="2025-11-27T14:56:12Z">
              <w:r>
                <w:rPr>
                  <w:rFonts w:hint="eastAsia" w:ascii="宋体" w:hAnsi="宋体" w:eastAsia="宋体"/>
                  <w:lang w:eastAsia="zh"/>
                  <w:woUserID w:val="1"/>
                </w:rPr>
                <w:t>)</w:t>
              </w:r>
            </w:ins>
          </w:p>
        </w:tc>
        <w:tc>
          <w:tcPr>
            <w:tcW w:w="4564" w:type="dxa"/>
          </w:tcPr>
          <w:p w14:paraId="55DCFF27">
            <w:pPr>
              <w:spacing w:line="360" w:lineRule="auto"/>
              <w:rPr>
                <w:rFonts w:hint="eastAsia" w:ascii="宋体" w:hAnsi="宋体" w:eastAsia="宋体"/>
              </w:rPr>
            </w:pPr>
            <w:del w:id="151" w:author="神镐人 项目灭迹人 若叶睦 [2]" w:date="2025-11-27T14:41:57Z">
              <w:r>
                <w:rPr>
                  <w:rFonts w:hint="eastAsia" w:ascii="宋体" w:hAnsi="宋体" w:eastAsia="宋体"/>
                </w:rPr>
                <w:delText>普通用户</w:delText>
              </w:r>
            </w:del>
            <w:r>
              <w:rPr>
                <w:rFonts w:ascii="宋体" w:hAnsi="宋体" w:eastAsia="宋体"/>
              </w:rPr>
              <w:t>注册</w:t>
            </w:r>
            <w:r>
              <w:rPr>
                <w:rFonts w:hint="eastAsia" w:ascii="宋体" w:hAnsi="宋体" w:eastAsia="宋体"/>
              </w:rPr>
              <w:t>页面</w:t>
            </w:r>
          </w:p>
        </w:tc>
      </w:tr>
      <w:tr w14:paraId="1AD33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0EE7D2EA">
            <w:pPr>
              <w:spacing w:line="360" w:lineRule="auto"/>
              <w:rPr>
                <w:rFonts w:hint="eastAsia" w:ascii="宋体" w:hAnsi="宋体" w:eastAsia="宋体"/>
                <w:lang w:eastAsia="zh"/>
                <w:woUserID w:val="1"/>
              </w:rPr>
            </w:pPr>
            <w:ins w:id="152" w:author="神镐人 项目灭迹人 若叶睦 [2]" w:date="2025-11-27T14:40:31Z">
              <w:r>
                <w:rPr>
                  <w:rFonts w:hint="eastAsia" w:ascii="宋体" w:hAnsi="宋体" w:eastAsia="宋体"/>
                  <w:lang w:eastAsia="zh"/>
                  <w:woUserID w:val="1"/>
                </w:rPr>
                <w:t>lo</w:t>
              </w:r>
            </w:ins>
            <w:ins w:id="153" w:author="神镐人 项目灭迹人 若叶睦 [2]" w:date="2025-11-27T14:40:32Z">
              <w:r>
                <w:rPr>
                  <w:rFonts w:hint="eastAsia" w:ascii="宋体" w:hAnsi="宋体" w:eastAsia="宋体"/>
                  <w:lang w:eastAsia="zh"/>
                  <w:woUserID w:val="1"/>
                </w:rPr>
                <w:t>gin</w:t>
              </w:r>
            </w:ins>
            <w:del w:id="154" w:author="神镐人 项目灭迹人 若叶睦 [2]" w:date="2025-11-27T14:40:31Z">
              <w:r>
                <w:rPr>
                  <w:rFonts w:ascii="宋体" w:hAnsi="宋体" w:eastAsia="宋体"/>
                </w:rPr>
                <w:delText>signin</w:delText>
              </w:r>
            </w:del>
            <w:r>
              <w:rPr>
                <w:rFonts w:ascii="宋体" w:hAnsi="宋体" w:eastAsia="宋体"/>
              </w:rPr>
              <w:t>.html</w:t>
            </w:r>
            <w:ins w:id="155" w:author="神镐人 项目灭迹人 若叶睦 [2]" w:date="2025-11-27T14:56:14Z">
              <w:r>
                <w:rPr>
                  <w:rFonts w:hint="eastAsia" w:ascii="宋体" w:hAnsi="宋体" w:eastAsia="宋体"/>
                  <w:lang w:eastAsia="zh"/>
                  <w:woUserID w:val="1"/>
                </w:rPr>
                <w:t>(</w:t>
              </w:r>
            </w:ins>
            <w:ins w:id="156" w:author="神镐人 项目灭迹人 若叶睦 [2]" w:date="2025-11-27T14:56:44Z">
              <w:r>
                <w:rPr>
                  <w:rFonts w:hint="eastAsia" w:ascii="宋体" w:hAnsi="宋体" w:eastAsia="宋体"/>
                  <w:lang w:eastAsia="zh"/>
                  <w:woUserID w:val="1"/>
                </w:rPr>
                <w:t>sign</w:t>
              </w:r>
            </w:ins>
            <w:ins w:id="157" w:author="神镐人 项目灭迹人 若叶睦 [2]" w:date="2025-11-27T14:56:54Z">
              <w:r>
                <w:rPr>
                  <w:rFonts w:hint="eastAsia" w:ascii="宋体" w:hAnsi="宋体" w:eastAsia="宋体"/>
                  <w:lang w:eastAsia="zh"/>
                  <w:woUserID w:val="1"/>
                </w:rPr>
                <w:t>in</w:t>
              </w:r>
            </w:ins>
            <w:ins w:id="158" w:author="神镐人 项目灭迹人 若叶睦 [2]" w:date="2025-11-27T14:56:14Z">
              <w:r>
                <w:rPr>
                  <w:rFonts w:hint="eastAsia" w:ascii="宋体" w:hAnsi="宋体" w:eastAsia="宋体"/>
                  <w:lang w:eastAsia="zh"/>
                  <w:woUserID w:val="1"/>
                </w:rPr>
                <w:t>)</w:t>
              </w:r>
            </w:ins>
          </w:p>
        </w:tc>
        <w:tc>
          <w:tcPr>
            <w:tcW w:w="4564" w:type="dxa"/>
          </w:tcPr>
          <w:p w14:paraId="6E930FD4">
            <w:pPr>
              <w:spacing w:line="360" w:lineRule="auto"/>
              <w:rPr>
                <w:rFonts w:hint="eastAsia" w:ascii="宋体" w:hAnsi="宋体" w:eastAsia="宋体"/>
              </w:rPr>
            </w:pPr>
            <w:r>
              <w:rPr>
                <w:rFonts w:ascii="宋体" w:hAnsi="宋体" w:eastAsia="宋体"/>
              </w:rPr>
              <w:t>登录</w:t>
            </w:r>
            <w:r>
              <w:rPr>
                <w:rFonts w:hint="eastAsia" w:ascii="宋体" w:hAnsi="宋体" w:eastAsia="宋体"/>
              </w:rPr>
              <w:t>页面</w:t>
            </w:r>
          </w:p>
        </w:tc>
      </w:tr>
      <w:tr w14:paraId="3606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3473EA44">
            <w:pPr>
              <w:spacing w:line="360" w:lineRule="auto"/>
              <w:rPr>
                <w:rFonts w:hint="eastAsia" w:ascii="宋体" w:hAnsi="宋体" w:eastAsia="宋体"/>
              </w:rPr>
            </w:pPr>
            <w:r>
              <w:rPr>
                <w:rFonts w:ascii="宋体" w:hAnsi="宋体" w:eastAsia="宋体"/>
              </w:rPr>
              <w:t>i</w:t>
            </w:r>
            <w:r>
              <w:rPr>
                <w:rFonts w:hint="eastAsia" w:ascii="宋体" w:hAnsi="宋体" w:eastAsia="宋体"/>
              </w:rPr>
              <w:t>ndex.</w:t>
            </w:r>
            <w:r>
              <w:rPr>
                <w:rFonts w:ascii="宋体" w:hAnsi="宋体" w:eastAsia="宋体"/>
              </w:rPr>
              <w:t>html</w:t>
            </w:r>
          </w:p>
        </w:tc>
        <w:tc>
          <w:tcPr>
            <w:tcW w:w="4564" w:type="dxa"/>
          </w:tcPr>
          <w:p w14:paraId="5DEF07AC">
            <w:pPr>
              <w:spacing w:line="360" w:lineRule="auto"/>
              <w:rPr>
                <w:rFonts w:hint="eastAsia" w:ascii="宋体" w:hAnsi="宋体" w:eastAsia="宋体"/>
              </w:rPr>
            </w:pPr>
            <w:r>
              <w:rPr>
                <w:rFonts w:hint="eastAsia" w:ascii="宋体" w:hAnsi="宋体" w:eastAsia="宋体"/>
              </w:rPr>
              <w:t>首页</w:t>
            </w:r>
          </w:p>
        </w:tc>
      </w:tr>
      <w:tr w14:paraId="2E92C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259C221F">
            <w:pPr>
              <w:spacing w:line="360" w:lineRule="auto"/>
              <w:rPr>
                <w:rFonts w:hint="eastAsia" w:ascii="宋体" w:hAnsi="宋体" w:eastAsia="宋体"/>
                <w:highlight w:val="yellow"/>
                <w:rPrChange w:id="159" w:author="神镐人 项目灭迹人 若叶睦 [2]" w:date="2025-11-25T22:04:40Z">
                  <w:rPr>
                    <w:rFonts w:hint="eastAsia" w:ascii="宋体" w:hAnsi="宋体" w:eastAsia="宋体"/>
                  </w:rPr>
                </w:rPrChange>
              </w:rPr>
            </w:pPr>
            <w:ins w:id="160" w:author="神镐人 项目灭迹人 若叶睦 [2]" w:date="2025-11-27T14:43:38Z">
              <w:r>
                <w:rPr>
                  <w:rFonts w:hint="eastAsia" w:ascii="宋体" w:hAnsi="宋体" w:eastAsia="宋体"/>
                  <w:highlight w:val="yellow"/>
                  <w:lang w:eastAsia="zh"/>
                  <w:woUserID w:val="1"/>
                </w:rPr>
                <w:t>user</w:t>
              </w:r>
            </w:ins>
            <w:ins w:id="161" w:author="神镐人 项目灭迹人 若叶睦 [2]" w:date="2025-11-27T14:43:40Z">
              <w:r>
                <w:rPr>
                  <w:rFonts w:hint="eastAsia" w:ascii="宋体" w:hAnsi="宋体" w:eastAsia="宋体"/>
                  <w:highlight w:val="yellow"/>
                  <w:lang w:eastAsia="zh"/>
                  <w:woUserID w:val="1"/>
                </w:rPr>
                <w:t>info</w:t>
              </w:r>
            </w:ins>
            <w:ins w:id="162" w:author="神镐人 项目灭迹人 若叶睦 [2]" w:date="2025-11-27T14:43:42Z">
              <w:r>
                <w:rPr>
                  <w:rFonts w:hint="eastAsia" w:ascii="宋体" w:hAnsi="宋体" w:eastAsia="宋体"/>
                  <w:highlight w:val="yellow"/>
                  <w:lang w:eastAsia="zh"/>
                  <w:woUserID w:val="1"/>
                </w:rPr>
                <w:t>-</w:t>
              </w:r>
            </w:ins>
            <w:ins w:id="163" w:author="神镐人 项目灭迹人 若叶睦 [2]" w:date="2025-11-27T14:43:47Z">
              <w:r>
                <w:rPr>
                  <w:rFonts w:hint="eastAsia" w:ascii="宋体" w:hAnsi="宋体" w:eastAsia="宋体"/>
                  <w:highlight w:val="yellow"/>
                  <w:lang w:eastAsia="zh"/>
                  <w:woUserID w:val="1"/>
                </w:rPr>
                <w:t>detail</w:t>
              </w:r>
            </w:ins>
            <w:del w:id="164" w:author="神镐人 项目灭迹人 若叶睦 [2]" w:date="2025-11-27T14:43:37Z">
              <w:r>
                <w:rPr>
                  <w:rFonts w:hint="eastAsia" w:ascii="宋体" w:hAnsi="宋体" w:eastAsia="宋体"/>
                  <w:highlight w:val="yellow"/>
                  <w:rPrChange w:id="165" w:author="神镐人 项目灭迹人 若叶睦 [2]" w:date="2025-11-25T22:04:40Z">
                    <w:rPr>
                      <w:rFonts w:hint="eastAsia" w:ascii="宋体" w:hAnsi="宋体" w:eastAsia="宋体"/>
                    </w:rPr>
                  </w:rPrChange>
                </w:rPr>
                <w:delText>get</w:delText>
              </w:r>
            </w:del>
            <w:del w:id="166" w:author="神镐人 项目灭迹人 若叶睦 [2]" w:date="2025-11-27T14:43:37Z">
              <w:r>
                <w:rPr>
                  <w:rFonts w:ascii="宋体" w:hAnsi="宋体" w:eastAsia="宋体"/>
                  <w:highlight w:val="yellow"/>
                  <w:rPrChange w:id="167" w:author="神镐人 项目灭迹人 若叶睦 [2]" w:date="2025-11-25T22:04:40Z">
                    <w:rPr>
                      <w:rFonts w:ascii="宋体" w:hAnsi="宋体" w:eastAsia="宋体"/>
                    </w:rPr>
                  </w:rPrChange>
                </w:rPr>
                <w:delText>UserInfo</w:delText>
              </w:r>
            </w:del>
            <w:r>
              <w:rPr>
                <w:rFonts w:ascii="宋体" w:hAnsi="宋体" w:eastAsia="宋体"/>
                <w:highlight w:val="yellow"/>
                <w:rPrChange w:id="168" w:author="神镐人 项目灭迹人 若叶睦 [2]" w:date="2025-11-25T22:04:40Z">
                  <w:rPr>
                    <w:rFonts w:ascii="宋体" w:hAnsi="宋体" w:eastAsia="宋体"/>
                  </w:rPr>
                </w:rPrChange>
              </w:rPr>
              <w:t>.html</w:t>
            </w:r>
            <w:ins w:id="169" w:author="神镐人 项目灭迹人 若叶睦 [2]" w:date="2025-11-27T11:45:50Z">
              <w:r>
                <w:rPr>
                  <w:rFonts w:hint="eastAsia" w:ascii="宋体" w:hAnsi="宋体" w:eastAsia="宋体"/>
                  <w:lang w:eastAsia="zh"/>
                  <w:woUserID w:val="1"/>
                </w:rPr>
                <w:t>(</w:t>
              </w:r>
            </w:ins>
            <w:ins w:id="170" w:author="神镐人 项目灭迹人 若叶睦 [2]" w:date="2025-11-27T11:46:39Z">
              <w:r>
                <w:rPr>
                  <w:rFonts w:hint="eastAsia" w:ascii="宋体" w:hAnsi="宋体" w:eastAsia="宋体"/>
                  <w:highlight w:val="none"/>
                  <w:rPrChange w:id="171" w:author="神镐人 项目灭迹人 若叶睦 [2]" w:date="2025-11-27T11:46:46Z">
                    <w:rPr>
                      <w:rFonts w:hint="eastAsia" w:ascii="宋体" w:hAnsi="宋体" w:eastAsia="宋体"/>
                      <w:highlight w:val="yellow"/>
                      <w:woUserID w:val="1"/>
                    </w:rPr>
                  </w:rPrChange>
                  <w:woUserID w:val="1"/>
                </w:rPr>
                <w:t>get</w:t>
              </w:r>
            </w:ins>
            <w:ins w:id="172" w:author="神镐人 项目灭迹人 若叶睦 [2]" w:date="2025-11-27T11:46:39Z">
              <w:r>
                <w:rPr>
                  <w:rFonts w:ascii="宋体" w:hAnsi="宋体" w:eastAsia="宋体"/>
                  <w:highlight w:val="none"/>
                  <w:rPrChange w:id="173" w:author="神镐人 项目灭迹人 若叶睦 [2]" w:date="2025-11-27T11:46:46Z">
                    <w:rPr>
                      <w:rFonts w:ascii="宋体" w:hAnsi="宋体" w:eastAsia="宋体"/>
                      <w:highlight w:val="yellow"/>
                      <w:woUserID w:val="1"/>
                    </w:rPr>
                  </w:rPrChange>
                  <w:woUserID w:val="1"/>
                </w:rPr>
                <w:t>UserInfo</w:t>
              </w:r>
            </w:ins>
            <w:ins w:id="174" w:author="神镐人 项目灭迹人 若叶睦 [2]" w:date="2025-11-27T11:45:50Z">
              <w:r>
                <w:rPr>
                  <w:rFonts w:hint="eastAsia" w:ascii="宋体" w:hAnsi="宋体" w:eastAsia="宋体"/>
                  <w:lang w:eastAsia="zh"/>
                  <w:woUserID w:val="1"/>
                </w:rPr>
                <w:t>)</w:t>
              </w:r>
            </w:ins>
          </w:p>
        </w:tc>
        <w:tc>
          <w:tcPr>
            <w:tcW w:w="4564" w:type="dxa"/>
          </w:tcPr>
          <w:p w14:paraId="71D5B522">
            <w:pPr>
              <w:spacing w:line="360" w:lineRule="auto"/>
              <w:rPr>
                <w:rFonts w:hint="eastAsia" w:ascii="宋体" w:hAnsi="宋体" w:eastAsia="宋体"/>
                <w:highlight w:val="yellow"/>
                <w:rPrChange w:id="175" w:author="神镐人 项目灭迹人 若叶睦 [2]" w:date="2025-11-25T22:04:40Z">
                  <w:rPr>
                    <w:rFonts w:hint="eastAsia" w:ascii="宋体" w:hAnsi="宋体" w:eastAsia="宋体"/>
                  </w:rPr>
                </w:rPrChange>
              </w:rPr>
            </w:pPr>
            <w:del w:id="176" w:author="神镐人 项目灭迹人 若叶睦 [2]" w:date="2025-11-27T15:04:48Z">
              <w:r>
                <w:rPr>
                  <w:rFonts w:hint="eastAsia" w:ascii="宋体" w:hAnsi="宋体" w:eastAsia="宋体"/>
                  <w:highlight w:val="yellow"/>
                  <w:rPrChange w:id="177" w:author="神镐人 项目灭迹人 若叶睦 [2]" w:date="2025-11-25T22:04:40Z">
                    <w:rPr>
                      <w:rFonts w:hint="eastAsia" w:ascii="宋体" w:hAnsi="宋体" w:eastAsia="宋体"/>
                    </w:rPr>
                  </w:rPrChange>
                </w:rPr>
                <w:delText>查看</w:delText>
              </w:r>
            </w:del>
            <w:r>
              <w:rPr>
                <w:rFonts w:hint="eastAsia" w:ascii="宋体" w:hAnsi="宋体" w:eastAsia="宋体"/>
                <w:highlight w:val="yellow"/>
                <w:rPrChange w:id="178" w:author="神镐人 项目灭迹人 若叶睦 [2]" w:date="2025-11-25T22:04:40Z">
                  <w:rPr>
                    <w:rFonts w:hint="eastAsia" w:ascii="宋体" w:hAnsi="宋体" w:eastAsia="宋体"/>
                  </w:rPr>
                </w:rPrChange>
              </w:rPr>
              <w:t>个人信息</w:t>
            </w:r>
            <w:ins w:id="179" w:author="神镐人 项目灭迹人 若叶睦 [2]" w:date="2025-11-27T15:04:51Z">
              <w:r>
                <w:rPr>
                  <w:rFonts w:hint="eastAsia" w:ascii="宋体" w:hAnsi="宋体" w:eastAsia="宋体"/>
                  <w:highlight w:val="yellow"/>
                  <w:lang w:eastAsia="zh"/>
                  <w:woUserID w:val="1"/>
                </w:rPr>
                <w:t>详情</w:t>
              </w:r>
            </w:ins>
            <w:r>
              <w:rPr>
                <w:rFonts w:hint="eastAsia" w:ascii="宋体" w:hAnsi="宋体" w:eastAsia="宋体"/>
                <w:highlight w:val="yellow"/>
                <w:rPrChange w:id="180" w:author="神镐人 项目灭迹人 若叶睦 [2]" w:date="2025-11-25T22:04:40Z">
                  <w:rPr>
                    <w:rFonts w:hint="eastAsia" w:ascii="宋体" w:hAnsi="宋体" w:eastAsia="宋体"/>
                  </w:rPr>
                </w:rPrChange>
              </w:rPr>
              <w:t>页面</w:t>
            </w:r>
          </w:p>
        </w:tc>
      </w:tr>
      <w:tr w14:paraId="2B7F9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6C7C67A2">
            <w:pPr>
              <w:spacing w:line="360" w:lineRule="auto"/>
              <w:rPr>
                <w:rFonts w:hint="eastAsia" w:ascii="宋体" w:hAnsi="宋体" w:eastAsia="宋体"/>
                <w:highlight w:val="yellow"/>
                <w:lang w:eastAsia="zh"/>
                <w:rPrChange w:id="181" w:author="神镐人 项目灭迹人 若叶睦 [2]" w:date="2025-11-25T22:04:43Z">
                  <w:rPr>
                    <w:rFonts w:hint="eastAsia" w:ascii="宋体" w:hAnsi="宋体" w:eastAsia="宋体"/>
                    <w:lang w:eastAsia="zh"/>
                  </w:rPr>
                </w:rPrChange>
              </w:rPr>
            </w:pPr>
            <w:ins w:id="182" w:author="神镐人 项目灭迹人 若叶睦 [2]" w:date="2025-11-27T14:50:59Z">
              <w:r>
                <w:rPr>
                  <w:rFonts w:hint="eastAsia" w:ascii="宋体" w:hAnsi="宋体" w:eastAsia="宋体"/>
                  <w:highlight w:val="yellow"/>
                  <w:lang w:eastAsia="zh"/>
                  <w:woUserID w:val="1"/>
                </w:rPr>
                <w:t>us</w:t>
              </w:r>
            </w:ins>
            <w:ins w:id="183" w:author="神镐人 项目灭迹人 若叶睦 [2]" w:date="2025-11-27T14:51:00Z">
              <w:r>
                <w:rPr>
                  <w:rFonts w:hint="eastAsia" w:ascii="宋体" w:hAnsi="宋体" w:eastAsia="宋体"/>
                  <w:highlight w:val="yellow"/>
                  <w:lang w:eastAsia="zh"/>
                  <w:woUserID w:val="1"/>
                </w:rPr>
                <w:t>er</w:t>
              </w:r>
            </w:ins>
            <w:ins w:id="184" w:author="神镐人 项目灭迹人 若叶睦 [2]" w:date="2025-11-27T14:51:02Z">
              <w:r>
                <w:rPr>
                  <w:rFonts w:hint="eastAsia" w:ascii="宋体" w:hAnsi="宋体" w:eastAsia="宋体"/>
                  <w:highlight w:val="yellow"/>
                  <w:lang w:eastAsia="zh"/>
                  <w:woUserID w:val="1"/>
                </w:rPr>
                <w:t>info</w:t>
              </w:r>
            </w:ins>
            <w:ins w:id="185" w:author="神镐人 项目灭迹人 若叶睦 [2]" w:date="2025-11-27T14:51:04Z">
              <w:r>
                <w:rPr>
                  <w:rFonts w:hint="eastAsia" w:ascii="宋体" w:hAnsi="宋体" w:eastAsia="宋体"/>
                  <w:highlight w:val="yellow"/>
                  <w:lang w:eastAsia="zh"/>
                  <w:woUserID w:val="1"/>
                </w:rPr>
                <w:t>-list</w:t>
              </w:r>
            </w:ins>
            <w:del w:id="186" w:author="神镐人 项目灭迹人 若叶睦 [2]" w:date="2025-11-27T14:50:59Z">
              <w:r>
                <w:rPr>
                  <w:rFonts w:hint="eastAsia" w:ascii="宋体" w:hAnsi="宋体" w:eastAsia="宋体"/>
                  <w:highlight w:val="yellow"/>
                  <w:lang w:eastAsia="zh"/>
                  <w:rPrChange w:id="187" w:author="神镐人 项目灭迹人 若叶睦 [2]" w:date="2025-11-25T22:04:43Z">
                    <w:rPr>
                      <w:rFonts w:hint="eastAsia" w:ascii="宋体" w:hAnsi="宋体" w:eastAsia="宋体"/>
                      <w:lang w:eastAsia="zh"/>
                    </w:rPr>
                  </w:rPrChange>
                </w:rPr>
                <w:delText>searchUser</w:delText>
              </w:r>
            </w:del>
            <w:r>
              <w:rPr>
                <w:rFonts w:hint="eastAsia" w:ascii="宋体" w:hAnsi="宋体" w:eastAsia="宋体"/>
                <w:highlight w:val="yellow"/>
                <w:lang w:eastAsia="zh"/>
                <w:rPrChange w:id="188" w:author="神镐人 项目灭迹人 若叶睦 [2]" w:date="2025-11-25T22:04:43Z">
                  <w:rPr>
                    <w:rFonts w:hint="eastAsia" w:ascii="宋体" w:hAnsi="宋体" w:eastAsia="宋体"/>
                    <w:lang w:eastAsia="zh"/>
                  </w:rPr>
                </w:rPrChange>
              </w:rPr>
              <w:t>.html</w:t>
            </w:r>
            <w:ins w:id="189" w:author="神镐人 项目灭迹人 若叶睦 [2]" w:date="2025-11-27T11:45:48Z">
              <w:r>
                <w:rPr>
                  <w:rFonts w:hint="eastAsia" w:ascii="宋体" w:hAnsi="宋体" w:eastAsia="宋体"/>
                  <w:lang w:eastAsia="zh"/>
                  <w:woUserID w:val="1"/>
                </w:rPr>
                <w:t>(</w:t>
              </w:r>
            </w:ins>
            <w:ins w:id="190" w:author="神镐人 项目灭迹人 若叶睦 [2]" w:date="2025-11-27T11:46:41Z">
              <w:r>
                <w:rPr>
                  <w:rFonts w:hint="eastAsia" w:ascii="宋体" w:hAnsi="宋体" w:eastAsia="宋体"/>
                  <w:highlight w:val="none"/>
                  <w:lang w:eastAsia="zh"/>
                  <w:rPrChange w:id="191" w:author="神镐人 项目灭迹人 若叶睦 [2]" w:date="2025-11-27T11:46:49Z">
                    <w:rPr>
                      <w:rFonts w:hint="eastAsia" w:ascii="宋体" w:hAnsi="宋体" w:eastAsia="宋体"/>
                      <w:highlight w:val="yellow"/>
                      <w:lang w:eastAsia="zh"/>
                      <w:woUserID w:val="1"/>
                    </w:rPr>
                  </w:rPrChange>
                  <w:woUserID w:val="1"/>
                </w:rPr>
                <w:t>searchUser</w:t>
              </w:r>
            </w:ins>
            <w:ins w:id="192" w:author="神镐人 项目灭迹人 若叶睦 [2]" w:date="2025-11-27T11:45:48Z">
              <w:r>
                <w:rPr>
                  <w:rFonts w:hint="eastAsia" w:ascii="宋体" w:hAnsi="宋体" w:eastAsia="宋体"/>
                  <w:lang w:eastAsia="zh"/>
                  <w:woUserID w:val="1"/>
                </w:rPr>
                <w:t>)</w:t>
              </w:r>
            </w:ins>
          </w:p>
        </w:tc>
        <w:tc>
          <w:tcPr>
            <w:tcW w:w="4564" w:type="dxa"/>
          </w:tcPr>
          <w:p w14:paraId="21A57147">
            <w:pPr>
              <w:spacing w:line="360" w:lineRule="auto"/>
              <w:rPr>
                <w:rFonts w:hint="eastAsia" w:ascii="宋体" w:hAnsi="宋体" w:eastAsia="宋体"/>
                <w:highlight w:val="yellow"/>
                <w:lang w:eastAsia="zh"/>
                <w:rPrChange w:id="193" w:author="神镐人 项目灭迹人 若叶睦 [2]" w:date="2025-11-25T22:04:43Z">
                  <w:rPr>
                    <w:rFonts w:hint="eastAsia" w:ascii="宋体" w:hAnsi="宋体" w:eastAsia="宋体"/>
                    <w:lang w:eastAsia="zh"/>
                  </w:rPr>
                </w:rPrChange>
              </w:rPr>
            </w:pPr>
            <w:ins w:id="194" w:author="神镐人 项目灭迹人 若叶睦 [2]" w:date="2025-11-27T15:04:30Z">
              <w:r>
                <w:rPr>
                  <w:rFonts w:hint="eastAsia" w:ascii="宋体" w:hAnsi="宋体" w:eastAsia="宋体"/>
                  <w:woUserID w:val="1"/>
                </w:rPr>
                <w:t>个人信息</w:t>
              </w:r>
            </w:ins>
            <w:ins w:id="195" w:author="神镐人 项目灭迹人 若叶睦 [2]" w:date="2025-11-27T15:04:42Z">
              <w:r>
                <w:rPr>
                  <w:rFonts w:hint="eastAsia" w:ascii="宋体" w:hAnsi="宋体" w:eastAsia="宋体"/>
                  <w:lang w:eastAsia="zh"/>
                  <w:woUserID w:val="1"/>
                </w:rPr>
                <w:t>列表</w:t>
              </w:r>
            </w:ins>
            <w:del w:id="196" w:author="神镐人 项目灭迹人 若叶睦 [2]" w:date="2025-11-27T15:04:30Z">
              <w:r>
                <w:rPr>
                  <w:rFonts w:hint="eastAsia" w:ascii="宋体" w:hAnsi="宋体" w:eastAsia="宋体"/>
                  <w:highlight w:val="yellow"/>
                  <w:lang w:eastAsia="zh"/>
                  <w:rPrChange w:id="197" w:author="神镐人 项目灭迹人 若叶睦 [2]" w:date="2025-11-25T22:04:43Z">
                    <w:rPr>
                      <w:rFonts w:hint="eastAsia" w:ascii="宋体" w:hAnsi="宋体" w:eastAsia="宋体"/>
                      <w:lang w:eastAsia="zh"/>
                    </w:rPr>
                  </w:rPrChange>
                  <w:woUserID w:val="1"/>
                </w:rPr>
                <w:delText>查询用户</w:delText>
              </w:r>
            </w:del>
            <w:r>
              <w:rPr>
                <w:rFonts w:hint="eastAsia" w:ascii="宋体" w:hAnsi="宋体" w:eastAsia="宋体"/>
                <w:highlight w:val="yellow"/>
                <w:lang w:eastAsia="zh"/>
                <w:rPrChange w:id="198" w:author="神镐人 项目灭迹人 若叶睦 [2]" w:date="2025-11-25T22:04:43Z">
                  <w:rPr>
                    <w:rFonts w:hint="eastAsia" w:ascii="宋体" w:hAnsi="宋体" w:eastAsia="宋体"/>
                    <w:lang w:eastAsia="zh"/>
                  </w:rPr>
                </w:rPrChange>
              </w:rPr>
              <w:t>页面</w:t>
            </w:r>
          </w:p>
        </w:tc>
      </w:tr>
      <w:tr w14:paraId="297D0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32" w:type="dxa"/>
          </w:tcPr>
          <w:p w14:paraId="5063A8EB">
            <w:pPr>
              <w:spacing w:line="360" w:lineRule="auto"/>
              <w:rPr>
                <w:rFonts w:hint="eastAsia" w:ascii="宋体" w:hAnsi="宋体" w:eastAsia="宋体"/>
              </w:rPr>
            </w:pPr>
            <w:ins w:id="199" w:author="神镐人 项目灭迹人 若叶睦 [2]" w:date="2025-11-27T11:47:16Z">
              <w:r>
                <w:rPr>
                  <w:rFonts w:hint="eastAsia" w:ascii="宋体" w:hAnsi="宋体" w:eastAsia="宋体"/>
                  <w:lang w:eastAsia="zh"/>
                  <w:woUserID w:val="1"/>
                </w:rPr>
                <w:t>user</w:t>
              </w:r>
            </w:ins>
            <w:ins w:id="200" w:author="神镐人 项目灭迹人 若叶睦 [2]" w:date="2025-11-27T11:47:30Z">
              <w:r>
                <w:rPr>
                  <w:rFonts w:hint="eastAsia" w:ascii="宋体" w:hAnsi="宋体" w:eastAsia="宋体"/>
                  <w:lang w:eastAsia="zh"/>
                  <w:woUserID w:val="1"/>
                </w:rPr>
                <w:t>i</w:t>
              </w:r>
            </w:ins>
            <w:ins w:id="201" w:author="神镐人 项目灭迹人 若叶睦 [2]" w:date="2025-11-27T11:47:32Z">
              <w:r>
                <w:rPr>
                  <w:rFonts w:hint="eastAsia" w:ascii="宋体" w:hAnsi="宋体" w:eastAsia="宋体"/>
                  <w:lang w:eastAsia="zh"/>
                  <w:woUserID w:val="1"/>
                </w:rPr>
                <w:t>nf</w:t>
              </w:r>
            </w:ins>
            <w:ins w:id="202" w:author="神镐人 项目灭迹人 若叶睦 [2]" w:date="2025-11-27T11:47:33Z">
              <w:r>
                <w:rPr>
                  <w:rFonts w:hint="eastAsia" w:ascii="宋体" w:hAnsi="宋体" w:eastAsia="宋体"/>
                  <w:lang w:eastAsia="zh"/>
                  <w:woUserID w:val="1"/>
                </w:rPr>
                <w:t>o</w:t>
              </w:r>
            </w:ins>
            <w:ins w:id="203" w:author="神镐人 项目灭迹人 若叶睦 [2]" w:date="2025-11-27T11:47:19Z">
              <w:r>
                <w:rPr>
                  <w:rFonts w:hint="eastAsia" w:ascii="宋体" w:hAnsi="宋体" w:eastAsia="宋体"/>
                  <w:lang w:eastAsia="zh"/>
                  <w:woUserID w:val="1"/>
                </w:rPr>
                <w:t>-</w:t>
              </w:r>
            </w:ins>
            <w:ins w:id="204" w:author="神镐人 项目灭迹人 若叶睦 [2]" w:date="2025-11-27T11:47:21Z">
              <w:r>
                <w:rPr>
                  <w:rFonts w:hint="eastAsia" w:ascii="宋体" w:hAnsi="宋体" w:eastAsia="宋体"/>
                  <w:lang w:eastAsia="zh"/>
                  <w:woUserID w:val="1"/>
                </w:rPr>
                <w:t>edit</w:t>
              </w:r>
            </w:ins>
            <w:del w:id="205" w:author="神镐人 项目灭迹人 若叶睦 [2]" w:date="2025-11-27T11:47:16Z">
              <w:r>
                <w:rPr>
                  <w:rFonts w:hint="eastAsia" w:ascii="宋体" w:hAnsi="宋体" w:eastAsia="宋体"/>
                </w:rPr>
                <w:delText>c</w:delText>
              </w:r>
            </w:del>
            <w:del w:id="206" w:author="神镐人 项目灭迹人 若叶睦 [2]" w:date="2025-11-27T11:47:16Z">
              <w:r>
                <w:rPr>
                  <w:rFonts w:ascii="宋体" w:hAnsi="宋体" w:eastAsia="宋体"/>
                </w:rPr>
                <w:delText>hangeUserInfo</w:delText>
              </w:r>
            </w:del>
            <w:r>
              <w:rPr>
                <w:rFonts w:ascii="宋体" w:hAnsi="宋体" w:eastAsia="宋体"/>
              </w:rPr>
              <w:t>.html</w:t>
            </w:r>
            <w:ins w:id="207" w:author="神镐人 项目灭迹人 若叶睦 [2]" w:date="2025-11-27T11:45:47Z">
              <w:r>
                <w:rPr>
                  <w:rFonts w:hint="eastAsia" w:ascii="宋体" w:hAnsi="宋体" w:eastAsia="宋体"/>
                  <w:lang w:eastAsia="zh"/>
                  <w:woUserID w:val="1"/>
                </w:rPr>
                <w:t>(</w:t>
              </w:r>
            </w:ins>
            <w:ins w:id="208" w:author="神镐人 项目灭迹人 若叶睦 [2]" w:date="2025-11-27T11:46:56Z">
              <w:r>
                <w:rPr>
                  <w:rFonts w:hint="eastAsia" w:ascii="宋体" w:hAnsi="宋体" w:eastAsia="宋体"/>
                  <w:woUserID w:val="1"/>
                </w:rPr>
                <w:t>c</w:t>
              </w:r>
            </w:ins>
            <w:ins w:id="209" w:author="神镐人 项目灭迹人 若叶睦 [2]" w:date="2025-11-27T11:46:56Z">
              <w:r>
                <w:rPr>
                  <w:rFonts w:ascii="宋体" w:hAnsi="宋体" w:eastAsia="宋体"/>
                  <w:woUserID w:val="1"/>
                </w:rPr>
                <w:t>hangeUserInfo</w:t>
              </w:r>
            </w:ins>
            <w:ins w:id="210" w:author="神镐人 项目灭迹人 若叶睦 [2]" w:date="2025-11-27T11:45:47Z">
              <w:r>
                <w:rPr>
                  <w:rFonts w:hint="eastAsia" w:ascii="宋体" w:hAnsi="宋体" w:eastAsia="宋体"/>
                  <w:lang w:eastAsia="zh"/>
                  <w:woUserID w:val="1"/>
                </w:rPr>
                <w:t>)</w:t>
              </w:r>
            </w:ins>
          </w:p>
        </w:tc>
        <w:tc>
          <w:tcPr>
            <w:tcW w:w="4564" w:type="dxa"/>
          </w:tcPr>
          <w:p w14:paraId="6C2D1D12">
            <w:pPr>
              <w:spacing w:line="240" w:lineRule="auto"/>
              <w:rPr>
                <w:rFonts w:hint="eastAsia" w:ascii="宋体" w:hAnsi="宋体" w:eastAsia="宋体"/>
              </w:rPr>
              <w:pPrChange w:id="211" w:author="神镐人 项目灭迹人 若叶睦 [2]" w:date="2025-11-27T15:04:59Z">
                <w:pPr>
                  <w:spacing w:line="360" w:lineRule="auto"/>
                </w:pPr>
              </w:pPrChange>
            </w:pPr>
            <w:del w:id="212" w:author="神镐人 项目灭迹人 若叶睦 [2]" w:date="2025-11-27T15:04:56Z">
              <w:r>
                <w:rPr>
                  <w:rFonts w:hint="eastAsia" w:ascii="宋体" w:hAnsi="宋体" w:eastAsia="宋体"/>
                </w:rPr>
                <w:delText>修改</w:delText>
              </w:r>
            </w:del>
            <w:r>
              <w:rPr>
                <w:rFonts w:hint="eastAsia" w:ascii="宋体" w:hAnsi="宋体" w:eastAsia="宋体"/>
              </w:rPr>
              <w:t>个人信息</w:t>
            </w:r>
            <w:ins w:id="213" w:author="神镐人 项目灭迹人 若叶睦 [2]" w:date="2025-11-27T15:04:57Z">
              <w:r>
                <w:rPr>
                  <w:rFonts w:hint="eastAsia" w:ascii="宋体" w:hAnsi="宋体" w:eastAsia="宋体"/>
                  <w:lang w:eastAsia="zh"/>
                  <w:woUserID w:val="1"/>
                </w:rPr>
                <w:t>编辑</w:t>
              </w:r>
            </w:ins>
            <w:r>
              <w:rPr>
                <w:rFonts w:hint="eastAsia" w:ascii="宋体" w:hAnsi="宋体" w:eastAsia="宋体"/>
              </w:rPr>
              <w:t>界面</w:t>
            </w:r>
          </w:p>
        </w:tc>
      </w:tr>
      <w:tr w14:paraId="38E24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3C4C3764">
            <w:pPr>
              <w:spacing w:line="360" w:lineRule="auto"/>
              <w:rPr>
                <w:rFonts w:hint="eastAsia" w:ascii="宋体" w:hAnsi="宋体" w:eastAsia="宋体"/>
              </w:rPr>
            </w:pPr>
            <w:ins w:id="214" w:author="神镐人 项目灭迹人 若叶睦 [2]" w:date="2025-11-27T11:47:54Z">
              <w:r>
                <w:rPr>
                  <w:rFonts w:hint="eastAsia" w:ascii="宋体" w:hAnsi="宋体" w:eastAsia="宋体"/>
                  <w:lang w:eastAsia="zh"/>
                  <w:woUserID w:val="1"/>
                </w:rPr>
                <w:t>user</w:t>
              </w:r>
            </w:ins>
            <w:ins w:id="215" w:author="神镐人 项目灭迹人 若叶睦 [2]" w:date="2025-11-27T11:47:45Z">
              <w:r>
                <w:rPr>
                  <w:rFonts w:hint="eastAsia" w:ascii="宋体" w:hAnsi="宋体" w:eastAsia="宋体"/>
                  <w:lang w:eastAsia="zh"/>
                  <w:woUserID w:val="1"/>
                </w:rPr>
                <w:t>psd</w:t>
              </w:r>
            </w:ins>
            <w:ins w:id="216" w:author="神镐人 项目灭迹人 若叶睦 [2]" w:date="2025-11-27T11:47:49Z">
              <w:r>
                <w:rPr>
                  <w:rFonts w:hint="eastAsia" w:ascii="宋体" w:hAnsi="宋体" w:eastAsia="宋体"/>
                  <w:lang w:eastAsia="zh"/>
                  <w:woUserID w:val="1"/>
                </w:rPr>
                <w:t>-edit</w:t>
              </w:r>
            </w:ins>
            <w:del w:id="217" w:author="神镐人 项目灭迹人 若叶睦 [2]" w:date="2025-11-27T11:47:45Z">
              <w:r>
                <w:rPr>
                  <w:rFonts w:hint="eastAsia" w:ascii="宋体" w:hAnsi="宋体" w:eastAsia="宋体"/>
                </w:rPr>
                <w:delText>changeP</w:delText>
              </w:r>
            </w:del>
            <w:del w:id="218" w:author="神镐人 项目灭迹人 若叶睦 [2]" w:date="2025-11-27T11:47:45Z">
              <w:r>
                <w:rPr>
                  <w:rFonts w:ascii="宋体" w:hAnsi="宋体" w:eastAsia="宋体"/>
                </w:rPr>
                <w:delText>assword</w:delText>
              </w:r>
            </w:del>
            <w:r>
              <w:rPr>
                <w:rFonts w:ascii="宋体" w:hAnsi="宋体" w:eastAsia="宋体"/>
              </w:rPr>
              <w:t>.html</w:t>
            </w:r>
            <w:ins w:id="219" w:author="神镐人 项目灭迹人 若叶睦 [2]" w:date="2025-11-27T11:45:46Z">
              <w:r>
                <w:rPr>
                  <w:rFonts w:hint="eastAsia" w:ascii="宋体" w:hAnsi="宋体" w:eastAsia="宋体"/>
                  <w:lang w:eastAsia="zh"/>
                  <w:woUserID w:val="1"/>
                </w:rPr>
                <w:t>(</w:t>
              </w:r>
            </w:ins>
            <w:ins w:id="220" w:author="神镐人 项目灭迹人 若叶睦 [2]" w:date="2025-11-27T11:46:59Z">
              <w:r>
                <w:rPr>
                  <w:rFonts w:hint="eastAsia" w:ascii="宋体" w:hAnsi="宋体" w:eastAsia="宋体"/>
                  <w:woUserID w:val="1"/>
                </w:rPr>
                <w:t>changeP</w:t>
              </w:r>
            </w:ins>
            <w:ins w:id="221" w:author="神镐人 项目灭迹人 若叶睦 [2]" w:date="2025-11-27T11:46:59Z">
              <w:r>
                <w:rPr>
                  <w:rFonts w:ascii="宋体" w:hAnsi="宋体" w:eastAsia="宋体"/>
                  <w:woUserID w:val="1"/>
                </w:rPr>
                <w:t>assword</w:t>
              </w:r>
            </w:ins>
            <w:ins w:id="222" w:author="神镐人 项目灭迹人 若叶睦 [2]" w:date="2025-11-27T11:45:46Z">
              <w:r>
                <w:rPr>
                  <w:rFonts w:hint="eastAsia" w:ascii="宋体" w:hAnsi="宋体" w:eastAsia="宋体"/>
                  <w:lang w:eastAsia="zh"/>
                  <w:woUserID w:val="1"/>
                </w:rPr>
                <w:t>)</w:t>
              </w:r>
            </w:ins>
          </w:p>
        </w:tc>
        <w:tc>
          <w:tcPr>
            <w:tcW w:w="4564" w:type="dxa"/>
          </w:tcPr>
          <w:p w14:paraId="52F5C062">
            <w:pPr>
              <w:spacing w:line="360" w:lineRule="auto"/>
              <w:rPr>
                <w:rFonts w:hint="eastAsia" w:ascii="宋体" w:hAnsi="宋体" w:eastAsia="宋体"/>
                <w:lang w:eastAsia="zh"/>
                <w:woUserID w:val="1"/>
              </w:rPr>
            </w:pPr>
            <w:del w:id="223" w:author="神镐人 项目灭迹人 若叶睦 [2]" w:date="2025-11-27T21:10:31Z">
              <w:r>
                <w:rPr>
                  <w:rFonts w:hint="eastAsia" w:ascii="宋体" w:hAnsi="宋体" w:eastAsia="宋体"/>
                </w:rPr>
                <w:delText>修改</w:delText>
              </w:r>
            </w:del>
            <w:r>
              <w:rPr>
                <w:rFonts w:hint="eastAsia" w:ascii="宋体" w:hAnsi="宋体" w:eastAsia="宋体"/>
              </w:rPr>
              <w:t>密码</w:t>
            </w:r>
            <w:ins w:id="224" w:author="神镐人 项目灭迹人 若叶睦 [2]" w:date="2025-11-27T21:10:33Z">
              <w:r>
                <w:rPr>
                  <w:rFonts w:hint="eastAsia" w:ascii="宋体" w:hAnsi="宋体" w:eastAsia="宋体"/>
                  <w:lang w:eastAsia="zh"/>
                  <w:woUserID w:val="1"/>
                </w:rPr>
                <w:t>修改</w:t>
              </w:r>
            </w:ins>
            <w:ins w:id="225" w:author="神镐人 项目灭迹人 若叶睦 [2]" w:date="2025-11-27T21:10:36Z">
              <w:r>
                <w:rPr>
                  <w:rFonts w:hint="eastAsia" w:ascii="宋体" w:hAnsi="宋体" w:eastAsia="宋体"/>
                  <w:lang w:eastAsia="zh"/>
                  <w:woUserID w:val="1"/>
                </w:rPr>
                <w:t>页面</w:t>
              </w:r>
            </w:ins>
          </w:p>
        </w:tc>
      </w:tr>
      <w:tr w14:paraId="384F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del w:id="226" w:author="神镐人 项目灭迹人 若叶睦 [2]" w:date="2025-11-27T11:48:20Z"/>
        </w:trPr>
        <w:tc>
          <w:tcPr>
            <w:tcW w:w="3732" w:type="dxa"/>
          </w:tcPr>
          <w:p w14:paraId="5CBADF20">
            <w:pPr>
              <w:spacing w:line="360" w:lineRule="auto"/>
              <w:rPr>
                <w:del w:id="227" w:author="神镐人 项目灭迹人 若叶睦 [2]" w:date="2025-11-27T11:48:20Z"/>
                <w:rFonts w:hint="eastAsia" w:ascii="宋体" w:hAnsi="宋体" w:eastAsia="宋体"/>
              </w:rPr>
            </w:pPr>
            <w:del w:id="228" w:author="神镐人 项目灭迹人 若叶睦 [2]" w:date="2025-11-27T11:48:20Z">
              <w:r>
                <w:rPr>
                  <w:rFonts w:hint="eastAsia" w:ascii="宋体" w:hAnsi="宋体" w:eastAsia="宋体"/>
                  <w:lang w:eastAsia="zh"/>
                </w:rPr>
                <w:delText>delete</w:delText>
              </w:r>
            </w:del>
            <w:del w:id="229" w:author="神镐人 项目灭迹人 若叶睦 [2]" w:date="2025-11-27T11:48:20Z">
              <w:r>
                <w:rPr>
                  <w:rFonts w:ascii="宋体" w:hAnsi="宋体" w:eastAsia="宋体"/>
                </w:rPr>
                <w:delText>User.html</w:delText>
              </w:r>
            </w:del>
          </w:p>
        </w:tc>
        <w:tc>
          <w:tcPr>
            <w:tcW w:w="4564" w:type="dxa"/>
          </w:tcPr>
          <w:p w14:paraId="080EBC06">
            <w:pPr>
              <w:spacing w:line="360" w:lineRule="auto"/>
              <w:rPr>
                <w:del w:id="230" w:author="神镐人 项目灭迹人 若叶睦 [2]" w:date="2025-11-27T11:48:20Z"/>
                <w:rFonts w:hint="eastAsia" w:ascii="宋体" w:hAnsi="宋体" w:eastAsia="宋体"/>
              </w:rPr>
            </w:pPr>
            <w:del w:id="231" w:author="神镐人 项目灭迹人 若叶睦 [2]" w:date="2025-11-27T11:48:20Z">
              <w:r>
                <w:rPr>
                  <w:rFonts w:hint="eastAsia" w:ascii="宋体" w:hAnsi="宋体" w:eastAsia="宋体"/>
                </w:rPr>
                <w:delText>注销账户页面</w:delText>
              </w:r>
            </w:del>
          </w:p>
        </w:tc>
      </w:tr>
      <w:tr w14:paraId="4E6F4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6D49A2C5">
            <w:pPr>
              <w:spacing w:line="360" w:lineRule="auto"/>
              <w:rPr>
                <w:rFonts w:hint="eastAsia" w:ascii="宋体" w:hAnsi="宋体" w:eastAsia="宋体"/>
              </w:rPr>
            </w:pPr>
            <w:ins w:id="232" w:author="神镐人 项目灭迹人 若叶睦 [2]" w:date="2025-11-27T11:48:36Z">
              <w:r>
                <w:rPr>
                  <w:rFonts w:hint="eastAsia" w:ascii="宋体" w:hAnsi="宋体" w:eastAsia="宋体"/>
                  <w:lang w:eastAsia="zh"/>
                  <w:woUserID w:val="1"/>
                </w:rPr>
                <w:t>u</w:t>
              </w:r>
            </w:ins>
            <w:ins w:id="233" w:author="神镐人 项目灭迹人 若叶睦 [2]" w:date="2025-11-27T11:48:37Z">
              <w:r>
                <w:rPr>
                  <w:rFonts w:hint="eastAsia" w:ascii="宋体" w:hAnsi="宋体" w:eastAsia="宋体"/>
                  <w:lang w:eastAsia="zh"/>
                  <w:woUserID w:val="1"/>
                </w:rPr>
                <w:t>ser</w:t>
              </w:r>
            </w:ins>
            <w:ins w:id="234" w:author="神镐人 项目灭迹人 若叶睦 [2]" w:date="2025-11-27T11:48:38Z">
              <w:r>
                <w:rPr>
                  <w:rFonts w:hint="eastAsia" w:ascii="宋体" w:hAnsi="宋体" w:eastAsia="宋体"/>
                  <w:lang w:eastAsia="zh"/>
                  <w:woUserID w:val="1"/>
                </w:rPr>
                <w:t>psd</w:t>
              </w:r>
            </w:ins>
            <w:ins w:id="235" w:author="神镐人 项目灭迹人 若叶睦 [2]" w:date="2025-11-27T11:48:40Z">
              <w:r>
                <w:rPr>
                  <w:rFonts w:hint="eastAsia" w:ascii="宋体" w:hAnsi="宋体" w:eastAsia="宋体"/>
                  <w:lang w:eastAsia="zh"/>
                  <w:woUserID w:val="1"/>
                </w:rPr>
                <w:t>-</w:t>
              </w:r>
            </w:ins>
            <w:ins w:id="236" w:author="神镐人 项目灭迹人 若叶睦 [2]" w:date="2025-11-27T11:48:49Z">
              <w:r>
                <w:rPr>
                  <w:rFonts w:hint="eastAsia" w:ascii="宋体" w:hAnsi="宋体" w:eastAsia="宋体"/>
                  <w:lang w:eastAsia="zh"/>
                  <w:woUserID w:val="1"/>
                </w:rPr>
                <w:t>forget</w:t>
              </w:r>
            </w:ins>
            <w:del w:id="237" w:author="神镐人 项目灭迹人 若叶睦 [2]" w:date="2025-11-27T11:48:36Z">
              <w:r>
                <w:rPr>
                  <w:rFonts w:ascii="宋体" w:hAnsi="宋体" w:eastAsia="宋体"/>
                </w:rPr>
                <w:delText>f</w:delText>
              </w:r>
            </w:del>
            <w:del w:id="238" w:author="神镐人 项目灭迹人 若叶睦 [2]" w:date="2025-11-27T11:48:36Z">
              <w:r>
                <w:rPr>
                  <w:rFonts w:hint="eastAsia" w:ascii="宋体" w:hAnsi="宋体" w:eastAsia="宋体"/>
                </w:rPr>
                <w:delText>orget</w:delText>
              </w:r>
            </w:del>
            <w:del w:id="239" w:author="神镐人 项目灭迹人 若叶睦 [2]" w:date="2025-11-27T11:48:36Z">
              <w:r>
                <w:rPr>
                  <w:rFonts w:ascii="宋体" w:hAnsi="宋体" w:eastAsia="宋体"/>
                </w:rPr>
                <w:delText>P</w:delText>
              </w:r>
            </w:del>
            <w:del w:id="240" w:author="神镐人 项目灭迹人 若叶睦 [2]" w:date="2025-11-27T11:48:36Z">
              <w:r>
                <w:rPr>
                  <w:rFonts w:hint="eastAsia" w:ascii="宋体" w:hAnsi="宋体" w:eastAsia="宋体"/>
                </w:rPr>
                <w:delText>assword</w:delText>
              </w:r>
            </w:del>
            <w:r>
              <w:rPr>
                <w:rFonts w:hint="eastAsia" w:ascii="宋体" w:hAnsi="宋体" w:eastAsia="宋体"/>
              </w:rPr>
              <w:t>.</w:t>
            </w:r>
            <w:r>
              <w:rPr>
                <w:rFonts w:ascii="宋体" w:hAnsi="宋体" w:eastAsia="宋体"/>
              </w:rPr>
              <w:t>html</w:t>
            </w:r>
            <w:ins w:id="241" w:author="神镐人 项目灭迹人 若叶睦 [2]" w:date="2025-11-27T11:45:44Z">
              <w:r>
                <w:rPr>
                  <w:rFonts w:hint="eastAsia" w:ascii="宋体" w:hAnsi="宋体" w:eastAsia="宋体"/>
                  <w:lang w:eastAsia="zh"/>
                  <w:woUserID w:val="1"/>
                </w:rPr>
                <w:t>(</w:t>
              </w:r>
            </w:ins>
            <w:ins w:id="242" w:author="神镐人 项目灭迹人 若叶睦 [2]" w:date="2025-11-27T11:47:06Z">
              <w:r>
                <w:rPr>
                  <w:rFonts w:ascii="宋体" w:hAnsi="宋体" w:eastAsia="宋体"/>
                  <w:woUserID w:val="1"/>
                </w:rPr>
                <w:t>f</w:t>
              </w:r>
            </w:ins>
            <w:ins w:id="243" w:author="神镐人 项目灭迹人 若叶睦 [2]" w:date="2025-11-27T11:47:06Z">
              <w:r>
                <w:rPr>
                  <w:rFonts w:hint="eastAsia" w:ascii="宋体" w:hAnsi="宋体" w:eastAsia="宋体"/>
                  <w:woUserID w:val="1"/>
                </w:rPr>
                <w:t>orget</w:t>
              </w:r>
            </w:ins>
            <w:ins w:id="244" w:author="神镐人 项目灭迹人 若叶睦 [2]" w:date="2025-11-27T11:47:06Z">
              <w:r>
                <w:rPr>
                  <w:rFonts w:ascii="宋体" w:hAnsi="宋体" w:eastAsia="宋体"/>
                  <w:woUserID w:val="1"/>
                </w:rPr>
                <w:t>P</w:t>
              </w:r>
            </w:ins>
            <w:ins w:id="245" w:author="神镐人 项目灭迹人 若叶睦 [2]" w:date="2025-11-27T11:47:06Z">
              <w:r>
                <w:rPr>
                  <w:rFonts w:hint="eastAsia" w:ascii="宋体" w:hAnsi="宋体" w:eastAsia="宋体"/>
                  <w:woUserID w:val="1"/>
                </w:rPr>
                <w:t>assword</w:t>
              </w:r>
            </w:ins>
            <w:ins w:id="246" w:author="神镐人 项目灭迹人 若叶睦 [2]" w:date="2025-11-27T11:45:44Z">
              <w:r>
                <w:rPr>
                  <w:rFonts w:hint="eastAsia" w:ascii="宋体" w:hAnsi="宋体" w:eastAsia="宋体"/>
                  <w:lang w:eastAsia="zh"/>
                  <w:woUserID w:val="1"/>
                </w:rPr>
                <w:t>)</w:t>
              </w:r>
            </w:ins>
          </w:p>
        </w:tc>
        <w:tc>
          <w:tcPr>
            <w:tcW w:w="4564" w:type="dxa"/>
          </w:tcPr>
          <w:p w14:paraId="3CF642D9">
            <w:pPr>
              <w:spacing w:line="360" w:lineRule="auto"/>
              <w:rPr>
                <w:rFonts w:hint="eastAsia" w:ascii="宋体" w:hAnsi="宋体" w:eastAsia="宋体"/>
              </w:rPr>
            </w:pPr>
            <w:r>
              <w:rPr>
                <w:rFonts w:ascii="宋体" w:hAnsi="宋体" w:eastAsia="宋体"/>
              </w:rPr>
              <w:t>密码找回</w:t>
            </w:r>
            <w:r>
              <w:rPr>
                <w:rFonts w:hint="eastAsia" w:ascii="宋体" w:hAnsi="宋体" w:eastAsia="宋体"/>
              </w:rPr>
              <w:t>页</w:t>
            </w:r>
            <w:r>
              <w:rPr>
                <w:rFonts w:ascii="宋体" w:hAnsi="宋体" w:eastAsia="宋体"/>
              </w:rPr>
              <w:t>面</w:t>
            </w:r>
          </w:p>
        </w:tc>
      </w:tr>
      <w:tr w14:paraId="5D152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rPr>
        <w:tc>
          <w:tcPr>
            <w:tcW w:w="3732" w:type="dxa"/>
          </w:tcPr>
          <w:p w14:paraId="40048EB5">
            <w:pPr>
              <w:spacing w:line="360" w:lineRule="auto"/>
              <w:rPr>
                <w:rFonts w:hint="eastAsia" w:ascii="宋体" w:hAnsi="宋体" w:eastAsia="宋体"/>
                <w:lang w:eastAsia="zh"/>
              </w:rPr>
            </w:pPr>
            <w:r>
              <w:rPr>
                <w:rFonts w:hint="eastAsia" w:ascii="宋体" w:hAnsi="宋体" w:eastAsia="宋体"/>
                <w:lang w:eastAsia="zh"/>
              </w:rPr>
              <w:t>error.html</w:t>
            </w:r>
          </w:p>
        </w:tc>
        <w:tc>
          <w:tcPr>
            <w:tcW w:w="4564" w:type="dxa"/>
          </w:tcPr>
          <w:p w14:paraId="23C10DF0">
            <w:pPr>
              <w:spacing w:line="360" w:lineRule="auto"/>
              <w:rPr>
                <w:rFonts w:hint="eastAsia" w:ascii="宋体" w:hAnsi="宋体" w:eastAsia="宋体"/>
                <w:lang w:eastAsia="zh"/>
              </w:rPr>
            </w:pPr>
            <w:r>
              <w:rPr>
                <w:rFonts w:hint="eastAsia" w:ascii="宋体" w:hAnsi="宋体" w:eastAsia="宋体"/>
                <w:lang w:eastAsia="zh"/>
              </w:rPr>
              <w:t>错误提示页面</w:t>
            </w:r>
          </w:p>
        </w:tc>
      </w:tr>
    </w:tbl>
    <w:p w14:paraId="1ECC65A0">
      <w:pPr>
        <w:spacing w:line="360" w:lineRule="auto"/>
        <w:rPr>
          <w:rFonts w:hint="eastAsia" w:ascii="宋体" w:hAnsi="宋体" w:eastAsia="宋体"/>
        </w:rPr>
      </w:pPr>
      <w:r>
        <w:rPr>
          <w:rFonts w:ascii="宋体" w:hAnsi="宋体" w:eastAsia="宋体"/>
        </w:rPr>
        <w:t>事务层：</w:t>
      </w:r>
      <w:r>
        <w:rPr>
          <w:rFonts w:hint="eastAsia" w:ascii="宋体" w:hAnsi="宋体" w:eastAsia="宋体"/>
        </w:rPr>
        <w:t>Ord</w:t>
      </w:r>
      <w:r>
        <w:rPr>
          <w:rFonts w:ascii="宋体" w:hAnsi="宋体" w:eastAsia="宋体"/>
        </w:rPr>
        <w:t xml:space="preserve">inaryUser.java </w:t>
      </w:r>
      <w:r>
        <w:rPr>
          <w:rFonts w:hint="eastAsia" w:ascii="宋体" w:hAnsi="宋体" w:eastAsia="宋体"/>
        </w:rPr>
        <w:t>普通用户类</w:t>
      </w:r>
    </w:p>
    <w:p w14:paraId="22637E13">
      <w:pPr>
        <w:spacing w:line="360" w:lineRule="auto"/>
        <w:rPr>
          <w:rFonts w:hint="eastAsia" w:ascii="宋体" w:hAnsi="宋体" w:eastAsia="宋体"/>
        </w:rPr>
      </w:pPr>
      <w:r>
        <w:rPr>
          <w:rFonts w:ascii="宋体" w:hAnsi="宋体" w:eastAsia="宋体"/>
        </w:rPr>
        <w:t>数据层：</w:t>
      </w:r>
      <w:r>
        <w:rPr>
          <w:rFonts w:hint="eastAsia" w:ascii="宋体" w:hAnsi="宋体" w:eastAsia="宋体"/>
        </w:rPr>
        <w:t>Ord</w:t>
      </w:r>
      <w:r>
        <w:rPr>
          <w:rFonts w:ascii="宋体" w:hAnsi="宋体" w:eastAsia="宋体"/>
        </w:rPr>
        <w:t xml:space="preserve">inaryUser.dat </w:t>
      </w:r>
      <w:r>
        <w:rPr>
          <w:rFonts w:hint="eastAsia" w:ascii="宋体" w:hAnsi="宋体" w:eastAsia="宋体"/>
        </w:rPr>
        <w:t>普通用</w:t>
      </w:r>
      <w:r>
        <w:rPr>
          <w:rFonts w:ascii="宋体" w:hAnsi="宋体" w:eastAsia="宋体"/>
        </w:rPr>
        <w:t>户信息表</w:t>
      </w:r>
    </w:p>
    <w:p w14:paraId="5DE8554C">
      <w:pPr>
        <w:spacing w:line="360" w:lineRule="auto"/>
        <w:rPr>
          <w:rFonts w:hint="eastAsia" w:ascii="宋体" w:hAnsi="宋体" w:eastAsia="宋体"/>
        </w:rPr>
      </w:pPr>
    </w:p>
    <w:p w14:paraId="351D3FDE">
      <w:pPr>
        <w:pStyle w:val="5"/>
        <w:rPr>
          <w:rFonts w:hint="eastAsia" w:ascii="宋体" w:hAnsi="宋体"/>
          <w:szCs w:val="21"/>
        </w:rPr>
      </w:pPr>
      <w:r>
        <w:rPr>
          <w:rFonts w:ascii="宋体" w:hAnsi="宋体"/>
          <w:szCs w:val="21"/>
        </w:rPr>
        <w:t>4.3对</w:t>
      </w:r>
      <w:r>
        <w:rPr>
          <w:rFonts w:hint="eastAsia" w:ascii="宋体" w:hAnsi="宋体"/>
          <w:szCs w:val="21"/>
          <w:lang w:eastAsia="zh"/>
        </w:rPr>
        <w:t>ForumMember</w:t>
      </w:r>
      <w:r>
        <w:rPr>
          <w:rFonts w:ascii="宋体" w:hAnsi="宋体"/>
          <w:szCs w:val="21"/>
        </w:rPr>
        <w:t>类的三层划分</w:t>
      </w:r>
    </w:p>
    <w:p w14:paraId="3E27F9C5">
      <w:pPr>
        <w:spacing w:line="360" w:lineRule="auto"/>
        <w:rPr>
          <w:rFonts w:hint="eastAsia" w:ascii="宋体" w:hAnsi="宋体" w:eastAsia="宋体"/>
        </w:rPr>
      </w:pPr>
      <w:commentRangeStart w:id="3"/>
      <w:r>
        <w:rPr>
          <w:rFonts w:ascii="宋体" w:hAnsi="宋体" w:eastAsia="宋体"/>
        </w:rPr>
        <w:t>界面层：</w:t>
      </w:r>
      <w:commentRangeEnd w:id="3"/>
      <w:r>
        <w:commentReference w:id="3"/>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1071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1EA5D768">
            <w:pPr>
              <w:spacing w:line="360" w:lineRule="auto"/>
              <w:jc w:val="center"/>
              <w:rPr>
                <w:rFonts w:hint="eastAsia" w:ascii="宋体" w:hAnsi="宋体" w:eastAsia="宋体"/>
              </w:rPr>
            </w:pPr>
            <w:r>
              <w:rPr>
                <w:rFonts w:ascii="宋体" w:hAnsi="宋体" w:eastAsia="宋体"/>
              </w:rPr>
              <w:t>名称</w:t>
            </w:r>
          </w:p>
        </w:tc>
        <w:tc>
          <w:tcPr>
            <w:tcW w:w="4117" w:type="dxa"/>
          </w:tcPr>
          <w:p w14:paraId="5B456647">
            <w:pPr>
              <w:spacing w:line="360" w:lineRule="auto"/>
              <w:jc w:val="center"/>
              <w:rPr>
                <w:rFonts w:hint="eastAsia" w:ascii="宋体" w:hAnsi="宋体" w:eastAsia="宋体"/>
              </w:rPr>
            </w:pPr>
            <w:r>
              <w:rPr>
                <w:rFonts w:ascii="宋体" w:hAnsi="宋体" w:eastAsia="宋体"/>
              </w:rPr>
              <w:t>描述</w:t>
            </w:r>
          </w:p>
        </w:tc>
      </w:tr>
      <w:tr w14:paraId="729F1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755C7F4C">
            <w:pPr>
              <w:spacing w:line="360" w:lineRule="auto"/>
              <w:jc w:val="center"/>
              <w:rPr>
                <w:rFonts w:hint="eastAsia" w:ascii="宋体" w:hAnsi="宋体" w:eastAsia="宋体"/>
                <w:lang w:eastAsia="zh"/>
                <w:woUserID w:val="1"/>
              </w:rPr>
            </w:pPr>
            <w:ins w:id="247" w:author="神镐人 项目灭迹人 若叶睦 [2]" w:date="2025-11-27T10:47:45Z">
              <w:r>
                <w:rPr>
                  <w:rFonts w:hint="eastAsia" w:ascii="宋体" w:hAnsi="宋体"/>
                  <w:szCs w:val="21"/>
                  <w:lang w:eastAsia="zh"/>
                  <w:woUserID w:val="1"/>
                </w:rPr>
                <w:t>join</w:t>
              </w:r>
            </w:ins>
            <w:ins w:id="248" w:author="神镐人 项目灭迹人 若叶睦 [2]" w:date="2025-11-27T10:47:49Z">
              <w:r>
                <w:rPr>
                  <w:rFonts w:hint="eastAsia" w:ascii="宋体" w:hAnsi="宋体"/>
                  <w:szCs w:val="21"/>
                  <w:lang w:eastAsia="zh"/>
                  <w:woUserID w:val="1"/>
                </w:rPr>
                <w:t>forum</w:t>
              </w:r>
            </w:ins>
            <w:ins w:id="249" w:author="神镐人 项目灭迹人 若叶睦 [2]" w:date="2025-11-27T10:47:51Z">
              <w:r>
                <w:rPr>
                  <w:rFonts w:hint="eastAsia" w:ascii="宋体" w:hAnsi="宋体"/>
                  <w:szCs w:val="21"/>
                  <w:lang w:eastAsia="zh"/>
                  <w:woUserID w:val="1"/>
                </w:rPr>
                <w:t>-list</w:t>
              </w:r>
            </w:ins>
            <w:ins w:id="250" w:author="神镐人 项目灭迹人 若叶睦" w:date="2025-11-03T19:16:00Z">
              <w:del w:id="251" w:author="神镐人 项目灭迹人 若叶睦 [2]" w:date="2025-11-27T10:47:44Z">
                <w:r>
                  <w:rPr>
                    <w:rFonts w:hint="eastAsia" w:ascii="宋体" w:hAnsi="宋体"/>
                    <w:szCs w:val="21"/>
                    <w:lang w:eastAsia="zh"/>
                  </w:rPr>
                  <w:delText>display</w:delText>
                </w:r>
              </w:del>
            </w:ins>
            <w:r>
              <w:rPr>
                <w:rFonts w:hint="eastAsia" w:ascii="宋体" w:hAnsi="宋体"/>
                <w:szCs w:val="21"/>
                <w:lang w:eastAsia="zh"/>
              </w:rPr>
              <w:t>.html</w:t>
            </w:r>
            <w:ins w:id="252" w:author="神镐人 项目灭迹人 若叶睦 [2]" w:date="2025-11-27T11:33:47Z">
              <w:r>
                <w:rPr>
                  <w:rFonts w:hint="eastAsia" w:ascii="宋体" w:hAnsi="宋体"/>
                  <w:szCs w:val="21"/>
                  <w:lang w:eastAsia="zh"/>
                  <w:woUserID w:val="1"/>
                </w:rPr>
                <w:t>(</w:t>
              </w:r>
            </w:ins>
            <w:ins w:id="253" w:author="神镐人 项目灭迹人 若叶睦 [2]" w:date="2025-11-27T11:33:49Z">
              <w:r>
                <w:rPr>
                  <w:rFonts w:hint="eastAsia" w:ascii="宋体" w:hAnsi="宋体"/>
                  <w:szCs w:val="21"/>
                  <w:lang w:eastAsia="zh"/>
                  <w:woUserID w:val="1"/>
                </w:rPr>
                <w:t>displ</w:t>
              </w:r>
            </w:ins>
            <w:ins w:id="254" w:author="神镐人 项目灭迹人 若叶睦 [2]" w:date="2025-11-27T11:33:50Z">
              <w:r>
                <w:rPr>
                  <w:rFonts w:hint="eastAsia" w:ascii="宋体" w:hAnsi="宋体"/>
                  <w:szCs w:val="21"/>
                  <w:lang w:eastAsia="zh"/>
                  <w:woUserID w:val="1"/>
                </w:rPr>
                <w:t>a</w:t>
              </w:r>
            </w:ins>
            <w:ins w:id="255" w:author="神镐人 项目灭迹人 若叶睦 [2]" w:date="2025-11-27T11:33:51Z">
              <w:r>
                <w:rPr>
                  <w:rFonts w:hint="eastAsia" w:ascii="宋体" w:hAnsi="宋体"/>
                  <w:szCs w:val="21"/>
                  <w:lang w:eastAsia="zh"/>
                  <w:woUserID w:val="1"/>
                </w:rPr>
                <w:t>y</w:t>
              </w:r>
            </w:ins>
            <w:ins w:id="256" w:author="神镐人 项目灭迹人 若叶睦 [2]" w:date="2025-11-27T11:34:22Z">
              <w:r>
                <w:rPr>
                  <w:rFonts w:hint="eastAsia" w:ascii="宋体" w:hAnsi="宋体"/>
                  <w:szCs w:val="21"/>
                  <w:lang w:eastAsia="zh"/>
                  <w:woUserID w:val="1"/>
                </w:rPr>
                <w:t>J</w:t>
              </w:r>
            </w:ins>
            <w:ins w:id="257" w:author="神镐人 项目灭迹人 若叶睦 [2]" w:date="2025-11-27T11:34:05Z">
              <w:r>
                <w:rPr>
                  <w:rFonts w:hint="eastAsia" w:ascii="宋体" w:hAnsi="宋体"/>
                  <w:szCs w:val="21"/>
                  <w:lang w:eastAsia="zh"/>
                  <w:woUserID w:val="1"/>
                </w:rPr>
                <w:t>oin</w:t>
              </w:r>
            </w:ins>
            <w:ins w:id="258" w:author="神镐人 项目灭迹人 若叶睦 [2]" w:date="2025-11-27T11:34:24Z">
              <w:r>
                <w:rPr>
                  <w:rFonts w:hint="eastAsia" w:ascii="宋体" w:hAnsi="宋体"/>
                  <w:szCs w:val="21"/>
                  <w:lang w:eastAsia="zh"/>
                  <w:woUserID w:val="1"/>
                </w:rPr>
                <w:t>F</w:t>
              </w:r>
            </w:ins>
            <w:ins w:id="259" w:author="神镐人 项目灭迹人 若叶睦 [2]" w:date="2025-11-27T11:34:07Z">
              <w:r>
                <w:rPr>
                  <w:rFonts w:hint="eastAsia" w:ascii="宋体" w:hAnsi="宋体"/>
                  <w:szCs w:val="21"/>
                  <w:lang w:eastAsia="zh"/>
                  <w:woUserID w:val="1"/>
                </w:rPr>
                <w:t>orum</w:t>
              </w:r>
            </w:ins>
            <w:ins w:id="260" w:author="神镐人 项目灭迹人 若叶睦 [2]" w:date="2025-11-27T11:33:47Z">
              <w:r>
                <w:rPr>
                  <w:rFonts w:hint="eastAsia" w:ascii="宋体" w:hAnsi="宋体"/>
                  <w:szCs w:val="21"/>
                  <w:lang w:eastAsia="zh"/>
                  <w:woUserID w:val="1"/>
                </w:rPr>
                <w:t>)</w:t>
              </w:r>
            </w:ins>
          </w:p>
        </w:tc>
        <w:tc>
          <w:tcPr>
            <w:tcW w:w="4117" w:type="dxa"/>
          </w:tcPr>
          <w:p w14:paraId="61C177AC">
            <w:pPr>
              <w:spacing w:line="360" w:lineRule="auto"/>
              <w:jc w:val="center"/>
              <w:rPr>
                <w:rFonts w:hint="eastAsia" w:ascii="宋体" w:hAnsi="宋体" w:eastAsia="宋体"/>
                <w:lang w:eastAsia="zh"/>
              </w:rPr>
            </w:pPr>
            <w:del w:id="261" w:author="神镐人 项目灭迹人 若叶睦 [2]" w:date="2025-11-27T21:17:33Z">
              <w:r>
                <w:rPr>
                  <w:rFonts w:hint="eastAsia" w:ascii="宋体" w:hAnsi="宋体" w:eastAsia="宋体"/>
                  <w:lang w:eastAsia="zh"/>
                </w:rPr>
                <w:delText>查看</w:delText>
              </w:r>
            </w:del>
            <w:r>
              <w:rPr>
                <w:rFonts w:hint="eastAsia" w:ascii="宋体" w:hAnsi="宋体" w:eastAsia="宋体"/>
                <w:lang w:eastAsia="zh"/>
              </w:rPr>
              <w:t>已加入的频道</w:t>
            </w:r>
            <w:ins w:id="262" w:author="神镐人 项目灭迹人 若叶睦 [2]" w:date="2025-11-27T21:17:38Z">
              <w:r>
                <w:rPr>
                  <w:rFonts w:hint="eastAsia" w:ascii="宋体" w:hAnsi="宋体" w:eastAsia="宋体"/>
                  <w:lang w:eastAsia="zh"/>
                  <w:woUserID w:val="1"/>
                </w:rPr>
                <w:t>列表</w:t>
              </w:r>
            </w:ins>
            <w:r>
              <w:rPr>
                <w:rFonts w:hint="eastAsia" w:ascii="宋体" w:hAnsi="宋体" w:eastAsia="宋体"/>
                <w:lang w:eastAsia="zh"/>
              </w:rPr>
              <w:t>页面</w:t>
            </w:r>
          </w:p>
        </w:tc>
      </w:tr>
      <w:tr w14:paraId="11B9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263" w:author="神镐人 项目灭迹人 若叶睦 [2]" w:date="2025-11-05T10:54:47Z"/>
        </w:trPr>
        <w:tc>
          <w:tcPr>
            <w:tcW w:w="4179" w:type="dxa"/>
          </w:tcPr>
          <w:p w14:paraId="033BCAB1">
            <w:pPr>
              <w:spacing w:line="360" w:lineRule="auto"/>
              <w:jc w:val="center"/>
              <w:rPr>
                <w:del w:id="264" w:author="神镐人 项目灭迹人 若叶睦 [2]" w:date="2025-11-05T10:54:47Z"/>
                <w:rFonts w:hint="eastAsia" w:ascii="宋体" w:hAnsi="宋体" w:eastAsia="宋体"/>
                <w:lang w:eastAsia="zh"/>
              </w:rPr>
            </w:pPr>
            <w:del w:id="265" w:author="神镐人 项目灭迹人 若叶睦 [2]" w:date="2025-11-05T10:54:47Z">
              <w:r>
                <w:rPr>
                  <w:rFonts w:hint="eastAsia" w:ascii="宋体" w:hAnsi="宋体" w:eastAsia="宋体"/>
                  <w:lang w:eastAsia="zh"/>
                </w:rPr>
                <w:delText>join.html</w:delText>
              </w:r>
            </w:del>
          </w:p>
        </w:tc>
        <w:tc>
          <w:tcPr>
            <w:tcW w:w="4117" w:type="dxa"/>
          </w:tcPr>
          <w:p w14:paraId="07337AE2">
            <w:pPr>
              <w:spacing w:line="360" w:lineRule="auto"/>
              <w:jc w:val="center"/>
              <w:rPr>
                <w:del w:id="266" w:author="神镐人 项目灭迹人 若叶睦 [2]" w:date="2025-11-05T10:54:47Z"/>
                <w:rFonts w:hint="eastAsia" w:ascii="宋体" w:hAnsi="宋体" w:eastAsia="宋体"/>
                <w:lang w:eastAsia="zh"/>
              </w:rPr>
            </w:pPr>
            <w:del w:id="267" w:author="神镐人 项目灭迹人 若叶睦 [2]" w:date="2025-11-05T10:54:47Z">
              <w:r>
                <w:rPr>
                  <w:rFonts w:hint="eastAsia" w:ascii="宋体" w:hAnsi="宋体" w:eastAsia="宋体"/>
                  <w:lang w:eastAsia="zh"/>
                </w:rPr>
                <w:delText>加入主题频道页面</w:delText>
              </w:r>
            </w:del>
          </w:p>
        </w:tc>
      </w:tr>
      <w:tr w14:paraId="0872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268" w:author="神镐人 项目灭迹人 若叶睦 [2]" w:date="2025-11-05T10:54:47Z"/>
        </w:trPr>
        <w:tc>
          <w:tcPr>
            <w:tcW w:w="4179" w:type="dxa"/>
          </w:tcPr>
          <w:p w14:paraId="2FAF037B">
            <w:pPr>
              <w:spacing w:line="360" w:lineRule="auto"/>
              <w:jc w:val="center"/>
              <w:rPr>
                <w:del w:id="269" w:author="神镐人 项目灭迹人 若叶睦 [2]" w:date="2025-11-05T10:54:47Z"/>
                <w:rFonts w:hint="eastAsia" w:ascii="宋体" w:hAnsi="宋体" w:eastAsia="宋体"/>
                <w:lang w:eastAsia="zh"/>
              </w:rPr>
            </w:pPr>
            <w:del w:id="270" w:author="神镐人 项目灭迹人 若叶睦 [2]" w:date="2025-11-05T10:54:47Z">
              <w:r>
                <w:rPr>
                  <w:rFonts w:hint="eastAsia" w:ascii="宋体" w:hAnsi="宋体" w:eastAsia="宋体"/>
                  <w:lang w:eastAsia="zh"/>
                </w:rPr>
                <w:delText>exit.html</w:delText>
              </w:r>
            </w:del>
          </w:p>
        </w:tc>
        <w:tc>
          <w:tcPr>
            <w:tcW w:w="4117" w:type="dxa"/>
          </w:tcPr>
          <w:p w14:paraId="7753DD9A">
            <w:pPr>
              <w:spacing w:line="360" w:lineRule="auto"/>
              <w:jc w:val="center"/>
              <w:rPr>
                <w:del w:id="271" w:author="神镐人 项目灭迹人 若叶睦 [2]" w:date="2025-11-05T10:54:47Z"/>
                <w:rFonts w:hint="eastAsia" w:ascii="宋体" w:hAnsi="宋体" w:eastAsia="宋体"/>
                <w:lang w:eastAsia="zh"/>
              </w:rPr>
            </w:pPr>
            <w:del w:id="272" w:author="神镐人 项目灭迹人 若叶睦 [2]" w:date="2025-11-05T10:54:47Z">
              <w:r>
                <w:rPr>
                  <w:rFonts w:hint="eastAsia" w:ascii="宋体" w:hAnsi="宋体" w:eastAsia="宋体"/>
                  <w:lang w:eastAsia="zh"/>
                </w:rPr>
                <w:delText>退出主题频道页面</w:delText>
              </w:r>
            </w:del>
          </w:p>
        </w:tc>
      </w:tr>
    </w:tbl>
    <w:p w14:paraId="0E72E347">
      <w:pPr>
        <w:spacing w:line="360" w:lineRule="auto"/>
        <w:rPr>
          <w:rFonts w:hint="eastAsia" w:ascii="宋体" w:hAnsi="宋体" w:eastAsia="宋体"/>
        </w:rPr>
      </w:pPr>
      <w:r>
        <w:rPr>
          <w:rFonts w:ascii="宋体" w:hAnsi="宋体" w:eastAsia="宋体"/>
        </w:rPr>
        <w:t>事务层：</w:t>
      </w:r>
      <w:r>
        <w:rPr>
          <w:rFonts w:hint="eastAsia" w:ascii="宋体" w:hAnsi="宋体" w:eastAsia="宋体"/>
          <w:lang w:eastAsia="zh"/>
        </w:rPr>
        <w:t>ForumMember</w:t>
      </w:r>
      <w:r>
        <w:rPr>
          <w:rFonts w:ascii="宋体" w:hAnsi="宋体" w:eastAsia="宋体"/>
        </w:rPr>
        <w:t xml:space="preserve">.java </w:t>
      </w:r>
      <w:r>
        <w:rPr>
          <w:rFonts w:hint="eastAsia" w:ascii="宋体" w:hAnsi="宋体" w:eastAsia="宋体"/>
          <w:lang w:eastAsia="zh"/>
        </w:rPr>
        <w:t>频道成员</w:t>
      </w:r>
      <w:r>
        <w:rPr>
          <w:rFonts w:hint="eastAsia" w:ascii="宋体" w:hAnsi="宋体" w:eastAsia="宋体"/>
        </w:rPr>
        <w:t>类</w:t>
      </w:r>
    </w:p>
    <w:p w14:paraId="6885DBE7">
      <w:pPr>
        <w:spacing w:line="360" w:lineRule="auto"/>
        <w:rPr>
          <w:rFonts w:hint="eastAsia" w:ascii="宋体" w:hAnsi="宋体" w:eastAsia="宋体"/>
        </w:rPr>
      </w:pPr>
      <w:r>
        <w:rPr>
          <w:rFonts w:ascii="宋体" w:hAnsi="宋体" w:eastAsia="宋体"/>
        </w:rPr>
        <w:t>数据层：</w:t>
      </w:r>
      <w:r>
        <w:rPr>
          <w:rFonts w:hint="eastAsia" w:ascii="宋体" w:hAnsi="宋体" w:eastAsia="宋体"/>
          <w:lang w:eastAsia="zh"/>
        </w:rPr>
        <w:t>ForumMember</w:t>
      </w:r>
      <w:r>
        <w:rPr>
          <w:rFonts w:ascii="宋体" w:hAnsi="宋体" w:eastAsia="宋体"/>
        </w:rPr>
        <w:t xml:space="preserve">.dat </w:t>
      </w:r>
      <w:r>
        <w:rPr>
          <w:rFonts w:hint="eastAsia" w:ascii="宋体" w:hAnsi="宋体" w:eastAsia="宋体"/>
          <w:lang w:eastAsia="zh"/>
        </w:rPr>
        <w:t>频道成员信息</w:t>
      </w:r>
      <w:r>
        <w:rPr>
          <w:rFonts w:hint="eastAsia" w:ascii="宋体" w:hAnsi="宋体" w:eastAsia="宋体"/>
        </w:rPr>
        <w:t>表</w:t>
      </w:r>
    </w:p>
    <w:p w14:paraId="72522733">
      <w:pPr>
        <w:tabs>
          <w:tab w:val="left" w:pos="896"/>
        </w:tabs>
        <w:rPr>
          <w:rFonts w:hint="eastAsia" w:ascii="宋体" w:hAnsi="宋体" w:eastAsia="宋体"/>
        </w:rPr>
      </w:pPr>
    </w:p>
    <w:p w14:paraId="54B6BA26">
      <w:pPr>
        <w:pStyle w:val="5"/>
        <w:rPr>
          <w:rFonts w:hint="eastAsia" w:ascii="宋体" w:hAnsi="宋体"/>
          <w:szCs w:val="21"/>
        </w:rPr>
      </w:pPr>
      <w:r>
        <w:rPr>
          <w:rFonts w:ascii="宋体" w:hAnsi="宋体"/>
          <w:szCs w:val="21"/>
        </w:rPr>
        <w:t>4.</w:t>
      </w:r>
      <w:r>
        <w:rPr>
          <w:rFonts w:hint="eastAsia" w:ascii="宋体" w:hAnsi="宋体"/>
          <w:szCs w:val="21"/>
          <w:lang w:eastAsia="zh"/>
        </w:rPr>
        <w:t>3</w:t>
      </w:r>
      <w:r>
        <w:rPr>
          <w:rFonts w:ascii="宋体" w:hAnsi="宋体"/>
          <w:szCs w:val="21"/>
        </w:rPr>
        <w:t>对</w:t>
      </w:r>
      <w:r>
        <w:rPr>
          <w:rFonts w:hint="eastAsia" w:ascii="宋体" w:hAnsi="宋体"/>
          <w:szCs w:val="21"/>
          <w:lang w:eastAsia="zh"/>
        </w:rPr>
        <w:t>Forum</w:t>
      </w:r>
      <w:r>
        <w:rPr>
          <w:rFonts w:ascii="宋体" w:hAnsi="宋体"/>
          <w:szCs w:val="21"/>
        </w:rPr>
        <w:t>类的三层划分</w:t>
      </w:r>
    </w:p>
    <w:p w14:paraId="01102FEE">
      <w:pPr>
        <w:spacing w:line="360" w:lineRule="auto"/>
        <w:rPr>
          <w:rFonts w:hint="eastAsia" w:ascii="宋体" w:hAnsi="宋体" w:eastAsia="宋体"/>
        </w:rPr>
      </w:pPr>
      <w:r>
        <w:rPr>
          <w:rFonts w:ascii="宋体" w:hAnsi="宋体" w:eastAsia="宋体"/>
        </w:rPr>
        <w:t>界面层：</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38"/>
        <w:gridCol w:w="3958"/>
      </w:tblGrid>
      <w:tr w14:paraId="42623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650B750E">
            <w:pPr>
              <w:spacing w:line="360" w:lineRule="auto"/>
              <w:jc w:val="center"/>
              <w:rPr>
                <w:rFonts w:hint="eastAsia" w:ascii="宋体" w:hAnsi="宋体" w:eastAsia="宋体"/>
              </w:rPr>
            </w:pPr>
            <w:r>
              <w:rPr>
                <w:rFonts w:ascii="宋体" w:hAnsi="宋体" w:eastAsia="宋体"/>
              </w:rPr>
              <w:t>名称</w:t>
            </w:r>
          </w:p>
        </w:tc>
        <w:tc>
          <w:tcPr>
            <w:tcW w:w="3958" w:type="dxa"/>
          </w:tcPr>
          <w:p w14:paraId="039691C0">
            <w:pPr>
              <w:spacing w:line="360" w:lineRule="auto"/>
              <w:jc w:val="center"/>
              <w:rPr>
                <w:rFonts w:hint="eastAsia" w:ascii="宋体" w:hAnsi="宋体" w:eastAsia="宋体"/>
              </w:rPr>
            </w:pPr>
            <w:r>
              <w:rPr>
                <w:rFonts w:ascii="宋体" w:hAnsi="宋体" w:eastAsia="宋体"/>
              </w:rPr>
              <w:t>描述</w:t>
            </w:r>
          </w:p>
        </w:tc>
      </w:tr>
      <w:tr w14:paraId="0998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273" w:author="神镐人 项目灭迹人 若叶睦 [2]" w:date="2025-11-27T10:48:19Z"/>
        </w:trPr>
        <w:tc>
          <w:tcPr>
            <w:tcW w:w="4338" w:type="dxa"/>
          </w:tcPr>
          <w:p w14:paraId="4C8EF7A7">
            <w:pPr>
              <w:spacing w:line="360" w:lineRule="auto"/>
              <w:rPr>
                <w:del w:id="274" w:author="神镐人 项目灭迹人 若叶睦 [2]" w:date="2025-11-27T10:48:19Z"/>
                <w:rFonts w:hint="eastAsia" w:ascii="宋体" w:hAnsi="宋体" w:eastAsia="宋体"/>
              </w:rPr>
            </w:pPr>
            <w:del w:id="275" w:author="神镐人 项目灭迹人 若叶睦 [2]" w:date="2025-11-27T10:48:19Z">
              <w:r>
                <w:rPr>
                  <w:rFonts w:hint="eastAsia" w:ascii="宋体" w:hAnsi="宋体" w:eastAsia="宋体"/>
                </w:rPr>
                <w:delText>A</w:delText>
              </w:r>
            </w:del>
            <w:del w:id="276" w:author="神镐人 项目灭迹人 若叶睦 [2]" w:date="2025-11-27T10:48:19Z">
              <w:r>
                <w:rPr>
                  <w:rFonts w:ascii="宋体" w:hAnsi="宋体" w:eastAsia="宋体"/>
                </w:rPr>
                <w:delText>dd</w:delText>
              </w:r>
            </w:del>
            <w:del w:id="277" w:author="神镐人 项目灭迹人 若叶睦 [2]" w:date="2025-11-27T10:48:19Z">
              <w:r>
                <w:rPr>
                  <w:rFonts w:hint="eastAsia" w:ascii="宋体" w:hAnsi="宋体" w:eastAsia="宋体"/>
                  <w:lang w:eastAsia="zh"/>
                </w:rPr>
                <w:delText>Forum</w:delText>
              </w:r>
            </w:del>
            <w:del w:id="278" w:author="神镐人 项目灭迹人 若叶睦 [2]" w:date="2025-11-27T10:48:19Z">
              <w:r>
                <w:rPr>
                  <w:rFonts w:ascii="宋体" w:hAnsi="宋体" w:eastAsia="宋体"/>
                </w:rPr>
                <w:delText>.html</w:delText>
              </w:r>
            </w:del>
          </w:p>
        </w:tc>
        <w:tc>
          <w:tcPr>
            <w:tcW w:w="3958" w:type="dxa"/>
          </w:tcPr>
          <w:p w14:paraId="23BFA134">
            <w:pPr>
              <w:spacing w:line="360" w:lineRule="auto"/>
              <w:rPr>
                <w:del w:id="279" w:author="神镐人 项目灭迹人 若叶睦 [2]" w:date="2025-11-27T10:48:19Z"/>
                <w:rFonts w:hint="eastAsia" w:ascii="宋体" w:hAnsi="宋体" w:eastAsia="宋体"/>
              </w:rPr>
            </w:pPr>
            <w:del w:id="280" w:author="神镐人 项目灭迹人 若叶睦 [2]" w:date="2025-11-27T10:48:19Z">
              <w:r>
                <w:rPr>
                  <w:rFonts w:hint="eastAsia" w:ascii="宋体" w:hAnsi="宋体" w:eastAsia="宋体"/>
                  <w:lang w:eastAsia="zh"/>
                </w:rPr>
                <w:delText>主题频道</w:delText>
              </w:r>
            </w:del>
            <w:del w:id="281" w:author="神镐人 项目灭迹人 若叶睦 [2]" w:date="2025-11-27T10:48:19Z">
              <w:r>
                <w:rPr>
                  <w:rFonts w:hint="eastAsia" w:ascii="宋体" w:hAnsi="宋体" w:eastAsia="宋体"/>
                </w:rPr>
                <w:delText>页面</w:delText>
              </w:r>
            </w:del>
          </w:p>
        </w:tc>
      </w:tr>
      <w:tr w14:paraId="40538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29FA0FA3">
            <w:pPr>
              <w:spacing w:line="360" w:lineRule="auto"/>
              <w:rPr>
                <w:rFonts w:hint="eastAsia" w:ascii="宋体" w:hAnsi="宋体" w:eastAsia="宋体"/>
                <w:lang w:eastAsia="zh"/>
                <w:woUserID w:val="1"/>
              </w:rPr>
            </w:pPr>
            <w:ins w:id="282" w:author="神镐人 项目灭迹人 若叶睦 [2]" w:date="2025-11-27T10:48:41Z">
              <w:r>
                <w:rPr>
                  <w:rFonts w:hint="eastAsia" w:ascii="宋体" w:hAnsi="宋体" w:eastAsia="宋体"/>
                  <w:lang w:eastAsia="zh"/>
                  <w:woUserID w:val="1"/>
                </w:rPr>
                <w:t>fo</w:t>
              </w:r>
            </w:ins>
            <w:ins w:id="283" w:author="神镐人 项目灭迹人 若叶睦 [2]" w:date="2025-11-27T10:48:42Z">
              <w:r>
                <w:rPr>
                  <w:rFonts w:hint="eastAsia" w:ascii="宋体" w:hAnsi="宋体" w:eastAsia="宋体"/>
                  <w:lang w:eastAsia="zh"/>
                  <w:woUserID w:val="1"/>
                </w:rPr>
                <w:t>r</w:t>
              </w:r>
            </w:ins>
            <w:ins w:id="284" w:author="神镐人 项目灭迹人 若叶睦 [2]" w:date="2025-11-27T10:48:43Z">
              <w:r>
                <w:rPr>
                  <w:rFonts w:hint="eastAsia" w:ascii="宋体" w:hAnsi="宋体" w:eastAsia="宋体"/>
                  <w:lang w:eastAsia="zh"/>
                  <w:woUserID w:val="1"/>
                </w:rPr>
                <w:t>um-</w:t>
              </w:r>
            </w:ins>
            <w:ins w:id="285" w:author="神镐人 项目灭迹人 若叶睦 [2]" w:date="2025-11-27T10:48:45Z">
              <w:r>
                <w:rPr>
                  <w:rFonts w:hint="eastAsia" w:ascii="宋体" w:hAnsi="宋体" w:eastAsia="宋体"/>
                  <w:lang w:eastAsia="zh"/>
                  <w:woUserID w:val="1"/>
                </w:rPr>
                <w:t>edit</w:t>
              </w:r>
            </w:ins>
            <w:del w:id="286" w:author="神镐人 项目灭迹人 若叶睦 [2]" w:date="2025-11-27T10:48:41Z">
              <w:r>
                <w:rPr>
                  <w:rFonts w:hint="eastAsia" w:ascii="宋体" w:hAnsi="宋体" w:eastAsia="宋体"/>
                </w:rPr>
                <w:delText>E</w:delText>
              </w:r>
            </w:del>
            <w:del w:id="287" w:author="神镐人 项目灭迹人 若叶睦 [2]" w:date="2025-11-27T10:48:41Z">
              <w:r>
                <w:rPr>
                  <w:rFonts w:ascii="宋体" w:hAnsi="宋体" w:eastAsia="宋体"/>
                </w:rPr>
                <w:delText>dit</w:delText>
              </w:r>
            </w:del>
            <w:del w:id="288" w:author="神镐人 项目灭迹人 若叶睦 [2]" w:date="2025-11-27T10:48:41Z">
              <w:r>
                <w:rPr>
                  <w:rFonts w:hint="eastAsia" w:ascii="宋体" w:hAnsi="宋体" w:eastAsia="宋体"/>
                  <w:lang w:eastAsia="zh"/>
                </w:rPr>
                <w:delText>Forum</w:delText>
              </w:r>
            </w:del>
            <w:r>
              <w:rPr>
                <w:rFonts w:ascii="宋体" w:hAnsi="宋体" w:eastAsia="宋体"/>
              </w:rPr>
              <w:t>.html</w:t>
            </w:r>
            <w:ins w:id="289" w:author="神镐人 项目灭迹人 若叶睦 [2]" w:date="2025-11-27T11:36:29Z">
              <w:r>
                <w:rPr>
                  <w:rFonts w:hint="eastAsia" w:ascii="宋体" w:hAnsi="宋体" w:eastAsia="宋体"/>
                  <w:lang w:eastAsia="zh"/>
                  <w:woUserID w:val="1"/>
                </w:rPr>
                <w:t>(</w:t>
              </w:r>
            </w:ins>
            <w:ins w:id="290" w:author="神镐人 项目灭迹人 若叶睦 [2]" w:date="2025-11-27T11:36:38Z">
              <w:r>
                <w:rPr>
                  <w:rFonts w:hint="eastAsia" w:ascii="宋体" w:hAnsi="宋体" w:eastAsia="宋体"/>
                  <w:lang w:eastAsia="zh"/>
                  <w:woUserID w:val="1"/>
                </w:rPr>
                <w:t>Edit</w:t>
              </w:r>
            </w:ins>
            <w:ins w:id="291" w:author="神镐人 项目灭迹人 若叶睦 [2]" w:date="2025-11-27T11:36:40Z">
              <w:r>
                <w:rPr>
                  <w:rFonts w:hint="eastAsia" w:ascii="宋体" w:hAnsi="宋体" w:eastAsia="宋体"/>
                  <w:lang w:eastAsia="zh"/>
                  <w:woUserID w:val="1"/>
                </w:rPr>
                <w:t>Forum</w:t>
              </w:r>
            </w:ins>
            <w:ins w:id="292" w:author="神镐人 项目灭迹人 若叶睦 [2]" w:date="2025-11-27T11:36:29Z">
              <w:r>
                <w:rPr>
                  <w:rFonts w:hint="eastAsia" w:ascii="宋体" w:hAnsi="宋体" w:eastAsia="宋体"/>
                  <w:lang w:eastAsia="zh"/>
                  <w:woUserID w:val="1"/>
                </w:rPr>
                <w:t>)</w:t>
              </w:r>
            </w:ins>
          </w:p>
        </w:tc>
        <w:tc>
          <w:tcPr>
            <w:tcW w:w="3958" w:type="dxa"/>
          </w:tcPr>
          <w:p w14:paraId="7936A48C">
            <w:pPr>
              <w:spacing w:line="360" w:lineRule="auto"/>
              <w:rPr>
                <w:rFonts w:hint="eastAsia" w:ascii="宋体" w:hAnsi="宋体" w:eastAsia="宋体"/>
              </w:rPr>
            </w:pPr>
            <w:del w:id="293" w:author="神镐人 项目灭迹人 若叶睦 [2]" w:date="2025-11-27T10:48:23Z">
              <w:r>
                <w:rPr>
                  <w:rFonts w:hint="eastAsia" w:ascii="宋体" w:hAnsi="宋体" w:eastAsia="宋体"/>
                </w:rPr>
                <w:delText>编辑</w:delText>
              </w:r>
            </w:del>
            <w:r>
              <w:rPr>
                <w:rFonts w:hint="eastAsia" w:ascii="宋体" w:hAnsi="宋体" w:eastAsia="宋体"/>
                <w:lang w:eastAsia="zh"/>
              </w:rPr>
              <w:t>主题频道</w:t>
            </w:r>
            <w:ins w:id="294" w:author="神镐人 项目灭迹人 若叶睦 [2]" w:date="2025-11-27T10:48:24Z">
              <w:r>
                <w:rPr>
                  <w:rFonts w:hint="eastAsia" w:ascii="宋体" w:hAnsi="宋体" w:eastAsia="宋体"/>
                  <w:woUserID w:val="1"/>
                </w:rPr>
                <w:t>编辑</w:t>
              </w:r>
            </w:ins>
            <w:r>
              <w:rPr>
                <w:rFonts w:hint="eastAsia" w:ascii="宋体" w:hAnsi="宋体" w:eastAsia="宋体"/>
              </w:rPr>
              <w:t>页面</w:t>
            </w:r>
          </w:p>
        </w:tc>
      </w:tr>
      <w:tr w14:paraId="3392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295" w:author="神镐人 项目灭迹人 若叶睦 [2]" w:date="2025-11-27T10:48:34Z"/>
        </w:trPr>
        <w:tc>
          <w:tcPr>
            <w:tcW w:w="4338" w:type="dxa"/>
          </w:tcPr>
          <w:p w14:paraId="5EAA4152">
            <w:pPr>
              <w:spacing w:line="360" w:lineRule="auto"/>
              <w:rPr>
                <w:del w:id="296" w:author="神镐人 项目灭迹人 若叶睦 [2]" w:date="2025-11-27T10:48:34Z"/>
                <w:rFonts w:hint="eastAsia" w:ascii="宋体" w:hAnsi="宋体" w:eastAsia="宋体"/>
              </w:rPr>
            </w:pPr>
            <w:del w:id="297" w:author="神镐人 项目灭迹人 若叶睦 [2]" w:date="2025-11-27T10:48:34Z">
              <w:r>
                <w:rPr>
                  <w:rFonts w:hint="eastAsia" w:ascii="宋体" w:hAnsi="宋体" w:eastAsia="宋体"/>
                  <w:lang w:eastAsia="zh"/>
                </w:rPr>
                <w:delText>DismissForum</w:delText>
              </w:r>
            </w:del>
            <w:del w:id="298" w:author="神镐人 项目灭迹人 若叶睦 [2]" w:date="2025-11-27T10:48:34Z">
              <w:r>
                <w:rPr>
                  <w:rFonts w:ascii="宋体" w:hAnsi="宋体" w:eastAsia="宋体"/>
                </w:rPr>
                <w:delText>.html</w:delText>
              </w:r>
            </w:del>
          </w:p>
        </w:tc>
        <w:tc>
          <w:tcPr>
            <w:tcW w:w="3958" w:type="dxa"/>
          </w:tcPr>
          <w:p w14:paraId="4498C38D">
            <w:pPr>
              <w:spacing w:line="360" w:lineRule="auto"/>
              <w:rPr>
                <w:del w:id="299" w:author="神镐人 项目灭迹人 若叶睦 [2]" w:date="2025-11-27T10:48:34Z"/>
                <w:rFonts w:hint="eastAsia" w:ascii="宋体" w:hAnsi="宋体" w:eastAsia="宋体"/>
              </w:rPr>
            </w:pPr>
            <w:del w:id="300" w:author="神镐人 项目灭迹人 若叶睦 [2]" w:date="2025-11-27T10:48:34Z">
              <w:r>
                <w:rPr>
                  <w:rFonts w:hint="eastAsia" w:ascii="宋体" w:hAnsi="宋体" w:eastAsia="宋体"/>
                  <w:lang w:eastAsia="zh"/>
                </w:rPr>
                <w:delText>解散主题频道</w:delText>
              </w:r>
            </w:del>
            <w:del w:id="301" w:author="神镐人 项目灭迹人 若叶睦 [2]" w:date="2025-11-27T10:48:34Z">
              <w:r>
                <w:rPr>
                  <w:rFonts w:hint="eastAsia" w:ascii="宋体" w:hAnsi="宋体" w:eastAsia="宋体"/>
                </w:rPr>
                <w:delText>页面</w:delText>
              </w:r>
            </w:del>
          </w:p>
        </w:tc>
      </w:tr>
      <w:tr w14:paraId="15AB2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302" w:author="神镐人 项目灭迹人 若叶睦 [2]" w:date="2025-11-25T21:58:57Z"/>
        </w:trPr>
        <w:tc>
          <w:tcPr>
            <w:tcW w:w="4338" w:type="dxa"/>
          </w:tcPr>
          <w:p w14:paraId="21D3CA06">
            <w:pPr>
              <w:spacing w:line="360" w:lineRule="auto"/>
              <w:rPr>
                <w:del w:id="303" w:author="神镐人 项目灭迹人 若叶睦 [2]" w:date="2025-11-25T21:58:57Z"/>
                <w:rFonts w:hint="eastAsia" w:ascii="宋体" w:hAnsi="宋体" w:eastAsia="宋体"/>
              </w:rPr>
            </w:pPr>
            <w:del w:id="304" w:author="神镐人 项目灭迹人 若叶睦 [2]" w:date="2025-11-25T21:58:57Z">
              <w:r>
                <w:rPr>
                  <w:rFonts w:hint="eastAsia" w:ascii="宋体" w:hAnsi="宋体" w:eastAsia="宋体"/>
                </w:rPr>
                <w:delText>M</w:delText>
              </w:r>
            </w:del>
            <w:del w:id="305" w:author="神镐人 项目灭迹人 若叶睦 [2]" w:date="2025-11-25T21:58:57Z">
              <w:r>
                <w:rPr>
                  <w:rFonts w:ascii="宋体" w:hAnsi="宋体" w:eastAsia="宋体"/>
                </w:rPr>
                <w:delText>ange</w:delText>
              </w:r>
            </w:del>
            <w:del w:id="306" w:author="神镐人 项目灭迹人 若叶睦 [2]" w:date="2025-11-25T21:58:57Z">
              <w:r>
                <w:rPr>
                  <w:rFonts w:hint="eastAsia" w:ascii="宋体" w:hAnsi="宋体" w:eastAsia="宋体"/>
                  <w:lang w:eastAsia="zh"/>
                </w:rPr>
                <w:delText>Forum</w:delText>
              </w:r>
            </w:del>
            <w:del w:id="307" w:author="神镐人 项目灭迹人 若叶睦 [2]" w:date="2025-11-25T21:58:57Z">
              <w:r>
                <w:rPr>
                  <w:rFonts w:ascii="宋体" w:hAnsi="宋体" w:eastAsia="宋体"/>
                </w:rPr>
                <w:delText>.html</w:delText>
              </w:r>
            </w:del>
          </w:p>
        </w:tc>
        <w:tc>
          <w:tcPr>
            <w:tcW w:w="3958" w:type="dxa"/>
          </w:tcPr>
          <w:p w14:paraId="54F9FEA7">
            <w:pPr>
              <w:spacing w:line="360" w:lineRule="auto"/>
              <w:rPr>
                <w:del w:id="308" w:author="神镐人 项目灭迹人 若叶睦 [2]" w:date="2025-11-25T21:58:57Z"/>
                <w:rFonts w:hint="eastAsia" w:ascii="宋体" w:hAnsi="宋体" w:eastAsia="宋体"/>
              </w:rPr>
            </w:pPr>
            <w:del w:id="309" w:author="神镐人 项目灭迹人 若叶睦 [2]" w:date="2025-11-25T21:58:57Z">
              <w:r>
                <w:rPr>
                  <w:rFonts w:hint="eastAsia" w:ascii="宋体" w:hAnsi="宋体" w:eastAsia="宋体"/>
                </w:rPr>
                <w:delText>管理</w:delText>
              </w:r>
            </w:del>
            <w:del w:id="310" w:author="神镐人 项目灭迹人 若叶睦 [2]" w:date="2025-11-25T21:58:57Z">
              <w:r>
                <w:rPr>
                  <w:rFonts w:hint="eastAsia" w:ascii="宋体" w:hAnsi="宋体" w:eastAsia="宋体"/>
                  <w:lang w:eastAsia="zh"/>
                </w:rPr>
                <w:delText>主题频道</w:delText>
              </w:r>
            </w:del>
            <w:del w:id="311" w:author="神镐人 项目灭迹人 若叶睦 [2]" w:date="2025-11-25T21:58:57Z">
              <w:r>
                <w:rPr>
                  <w:rFonts w:hint="eastAsia" w:ascii="宋体" w:hAnsi="宋体" w:eastAsia="宋体"/>
                </w:rPr>
                <w:delText>页面</w:delText>
              </w:r>
            </w:del>
          </w:p>
        </w:tc>
      </w:tr>
      <w:tr w14:paraId="26CD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623EB768">
            <w:pPr>
              <w:spacing w:line="360" w:lineRule="auto"/>
              <w:rPr>
                <w:rFonts w:hint="eastAsia" w:ascii="宋体" w:hAnsi="宋体" w:eastAsia="宋体"/>
                <w:lang w:eastAsia="zh"/>
                <w:woUserID w:val="1"/>
              </w:rPr>
            </w:pPr>
            <w:ins w:id="312" w:author="神镐人 项目灭迹人 若叶睦 [2]" w:date="2025-11-27T10:49:08Z">
              <w:r>
                <w:rPr>
                  <w:rFonts w:hint="eastAsia" w:ascii="宋体" w:hAnsi="宋体" w:eastAsia="宋体"/>
                  <w:lang w:eastAsia="zh"/>
                  <w:woUserID w:val="1"/>
                </w:rPr>
                <w:t>f</w:t>
              </w:r>
            </w:ins>
            <w:ins w:id="313" w:author="神镐人 项目灭迹人 若叶睦 [2]" w:date="2025-11-27T10:49:10Z">
              <w:r>
                <w:rPr>
                  <w:rFonts w:hint="eastAsia" w:ascii="宋体" w:hAnsi="宋体" w:eastAsia="宋体"/>
                  <w:lang w:eastAsia="zh"/>
                  <w:woUserID w:val="1"/>
                </w:rPr>
                <w:t>orum</w:t>
              </w:r>
            </w:ins>
            <w:ins w:id="314" w:author="神镐人 项目灭迹人 若叶睦 [2]" w:date="2025-11-27T10:59:04Z">
              <w:r>
                <w:rPr>
                  <w:rFonts w:hint="eastAsia" w:ascii="宋体" w:hAnsi="宋体" w:eastAsia="宋体"/>
                  <w:lang w:eastAsia="zh"/>
                  <w:woUserID w:val="1"/>
                </w:rPr>
                <w:t>-</w:t>
              </w:r>
            </w:ins>
            <w:ins w:id="315" w:author="神镐人 项目灭迹人 若叶睦 [2]" w:date="2025-11-27T10:59:05Z">
              <w:r>
                <w:rPr>
                  <w:rFonts w:hint="eastAsia" w:ascii="宋体" w:hAnsi="宋体" w:eastAsia="宋体"/>
                  <w:lang w:eastAsia="zh"/>
                  <w:woUserID w:val="1"/>
                </w:rPr>
                <w:t>list</w:t>
              </w:r>
            </w:ins>
            <w:del w:id="316" w:author="神镐人 项目灭迹人 若叶睦 [2]" w:date="2025-11-27T10:49:08Z">
              <w:r>
                <w:rPr>
                  <w:rFonts w:hint="eastAsia" w:ascii="宋体" w:hAnsi="宋体" w:eastAsia="宋体"/>
                </w:rPr>
                <w:delText>Search</w:delText>
              </w:r>
            </w:del>
            <w:del w:id="317" w:author="神镐人 项目灭迹人 若叶睦 [2]" w:date="2025-11-27T10:49:08Z">
              <w:r>
                <w:rPr>
                  <w:rFonts w:hint="eastAsia" w:ascii="宋体" w:hAnsi="宋体" w:eastAsia="宋体"/>
                  <w:lang w:eastAsia="zh"/>
                </w:rPr>
                <w:delText>Forum</w:delText>
              </w:r>
            </w:del>
            <w:r>
              <w:rPr>
                <w:rFonts w:ascii="宋体" w:hAnsi="宋体" w:eastAsia="宋体"/>
              </w:rPr>
              <w:t>.html</w:t>
            </w:r>
            <w:ins w:id="318" w:author="神镐人 项目灭迹人 若叶睦 [2]" w:date="2025-11-27T11:36:42Z">
              <w:r>
                <w:rPr>
                  <w:rFonts w:hint="eastAsia" w:ascii="宋体" w:hAnsi="宋体" w:eastAsia="宋体"/>
                  <w:lang w:eastAsia="zh"/>
                  <w:woUserID w:val="1"/>
                </w:rPr>
                <w:t>(</w:t>
              </w:r>
            </w:ins>
            <w:ins w:id="319" w:author="神镐人 项目灭迹人 若叶睦 [2]" w:date="2025-11-27T11:37:08Z">
              <w:r>
                <w:rPr>
                  <w:rFonts w:hint="eastAsia" w:ascii="宋体" w:hAnsi="宋体" w:eastAsia="宋体"/>
                  <w:lang w:eastAsia="zh"/>
                  <w:woUserID w:val="1"/>
                </w:rPr>
                <w:t>Search</w:t>
              </w:r>
            </w:ins>
            <w:ins w:id="320" w:author="神镐人 项目灭迹人 若叶睦 [2]" w:date="2025-11-27T11:37:11Z">
              <w:r>
                <w:rPr>
                  <w:rFonts w:hint="eastAsia" w:ascii="宋体" w:hAnsi="宋体" w:eastAsia="宋体"/>
                  <w:lang w:eastAsia="zh"/>
                  <w:woUserID w:val="1"/>
                </w:rPr>
                <w:t>Forum</w:t>
              </w:r>
            </w:ins>
            <w:ins w:id="321" w:author="神镐人 项目灭迹人 若叶睦 [2]" w:date="2025-11-27T11:36:42Z">
              <w:r>
                <w:rPr>
                  <w:rFonts w:hint="eastAsia" w:ascii="宋体" w:hAnsi="宋体" w:eastAsia="宋体"/>
                  <w:lang w:eastAsia="zh"/>
                  <w:woUserID w:val="1"/>
                </w:rPr>
                <w:t>)</w:t>
              </w:r>
            </w:ins>
          </w:p>
        </w:tc>
        <w:tc>
          <w:tcPr>
            <w:tcW w:w="3958" w:type="dxa"/>
          </w:tcPr>
          <w:p w14:paraId="1B0EEDFF">
            <w:pPr>
              <w:spacing w:line="360" w:lineRule="auto"/>
              <w:rPr>
                <w:rFonts w:hint="eastAsia" w:ascii="宋体" w:hAnsi="宋体" w:eastAsia="宋体"/>
              </w:rPr>
            </w:pPr>
            <w:del w:id="322" w:author="神镐人 项目灭迹人 若叶睦 [2]" w:date="2025-11-27T10:49:03Z">
              <w:r>
                <w:rPr>
                  <w:rFonts w:hint="eastAsia" w:ascii="宋体" w:hAnsi="宋体" w:eastAsia="宋体"/>
                </w:rPr>
                <w:delText>查询</w:delText>
              </w:r>
            </w:del>
            <w:r>
              <w:rPr>
                <w:rFonts w:hint="eastAsia" w:ascii="宋体" w:hAnsi="宋体" w:eastAsia="宋体"/>
                <w:lang w:eastAsia="zh"/>
              </w:rPr>
              <w:t>主题频道</w:t>
            </w:r>
            <w:ins w:id="323" w:author="神镐人 项目灭迹人 若叶睦 [2]" w:date="2025-11-27T10:59:01Z">
              <w:r>
                <w:rPr>
                  <w:rFonts w:hint="eastAsia" w:ascii="宋体" w:hAnsi="宋体" w:eastAsia="宋体"/>
                  <w:lang w:eastAsia="zh"/>
                  <w:woUserID w:val="1"/>
                </w:rPr>
                <w:t>列表</w:t>
              </w:r>
            </w:ins>
            <w:r>
              <w:rPr>
                <w:rFonts w:hint="eastAsia" w:ascii="宋体" w:hAnsi="宋体" w:eastAsia="宋体"/>
              </w:rPr>
              <w:t>页面</w:t>
            </w:r>
          </w:p>
        </w:tc>
      </w:tr>
      <w:tr w14:paraId="6152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324" w:author="神镐人 项目灭迹人 若叶睦 [2]" w:date="2025-11-04T21:42:12Z"/>
        </w:trPr>
        <w:tc>
          <w:tcPr>
            <w:tcW w:w="4338" w:type="dxa"/>
          </w:tcPr>
          <w:p w14:paraId="2718F809">
            <w:pPr>
              <w:spacing w:line="360" w:lineRule="auto"/>
              <w:jc w:val="left"/>
              <w:rPr>
                <w:del w:id="325" w:author="神镐人 项目灭迹人 若叶睦 [2]" w:date="2025-11-04T21:42:12Z"/>
                <w:rFonts w:hint="eastAsia" w:ascii="宋体" w:hAnsi="宋体" w:eastAsia="宋体"/>
                <w:lang w:eastAsia="zh"/>
              </w:rPr>
            </w:pPr>
            <w:del w:id="326" w:author="神镐人 项目灭迹人 若叶睦 [2]" w:date="2025-11-04T21:42:12Z">
              <w:r>
                <w:rPr>
                  <w:rFonts w:hint="eastAsia" w:ascii="宋体" w:hAnsi="宋体" w:eastAsia="宋体"/>
                  <w:lang w:eastAsia="zh"/>
                </w:rPr>
                <w:delText>查看已加入的频道页面</w:delText>
              </w:r>
            </w:del>
          </w:p>
        </w:tc>
        <w:tc>
          <w:tcPr>
            <w:tcW w:w="3958" w:type="dxa"/>
          </w:tcPr>
          <w:p w14:paraId="559B1D40">
            <w:pPr>
              <w:rPr>
                <w:del w:id="327" w:author="神镐人 项目灭迹人 若叶睦 [2]" w:date="2025-11-04T21:42:12Z"/>
              </w:rPr>
            </w:pPr>
          </w:p>
        </w:tc>
      </w:tr>
      <w:tr w14:paraId="6D8DA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38" w:type="dxa"/>
          </w:tcPr>
          <w:p w14:paraId="21C3C3CC">
            <w:pPr>
              <w:spacing w:line="360" w:lineRule="auto"/>
              <w:rPr>
                <w:rFonts w:hint="eastAsia" w:ascii="宋体" w:hAnsi="宋体" w:eastAsia="宋体"/>
                <w:lang w:eastAsia="zh"/>
                <w:woUserID w:val="1"/>
              </w:rPr>
            </w:pPr>
            <w:ins w:id="328" w:author="神镐人 项目灭迹人 若叶睦 [2]" w:date="2025-11-27T10:48:52Z">
              <w:r>
                <w:rPr>
                  <w:rFonts w:hint="eastAsia" w:ascii="宋体" w:hAnsi="宋体" w:eastAsia="宋体"/>
                  <w:lang w:eastAsia="zh"/>
                  <w:woUserID w:val="1"/>
                </w:rPr>
                <w:t>for</w:t>
              </w:r>
            </w:ins>
            <w:ins w:id="329" w:author="神镐人 项目灭迹人 若叶睦 [2]" w:date="2025-11-27T10:48:54Z">
              <w:r>
                <w:rPr>
                  <w:rFonts w:hint="eastAsia" w:ascii="宋体" w:hAnsi="宋体" w:eastAsia="宋体"/>
                  <w:lang w:eastAsia="zh"/>
                  <w:woUserID w:val="1"/>
                </w:rPr>
                <w:t>um-</w:t>
              </w:r>
            </w:ins>
            <w:ins w:id="330" w:author="神镐人 项目灭迹人 若叶睦 [2]" w:date="2025-11-27T10:48:56Z">
              <w:r>
                <w:rPr>
                  <w:rFonts w:hint="eastAsia" w:ascii="宋体" w:hAnsi="宋体" w:eastAsia="宋体"/>
                  <w:lang w:eastAsia="zh"/>
                  <w:woUserID w:val="1"/>
                </w:rPr>
                <w:t>detai</w:t>
              </w:r>
            </w:ins>
            <w:ins w:id="331" w:author="神镐人 项目灭迹人 若叶睦 [2]" w:date="2025-11-27T10:48:59Z">
              <w:r>
                <w:rPr>
                  <w:rFonts w:hint="eastAsia" w:ascii="宋体" w:hAnsi="宋体" w:eastAsia="宋体"/>
                  <w:lang w:eastAsia="zh"/>
                  <w:woUserID w:val="1"/>
                </w:rPr>
                <w:t>l</w:t>
              </w:r>
            </w:ins>
            <w:del w:id="332" w:author="神镐人 项目灭迹人 若叶睦 [2]" w:date="2025-11-27T10:48:52Z">
              <w:r>
                <w:rPr>
                  <w:rFonts w:hint="eastAsia" w:ascii="宋体" w:hAnsi="宋体" w:eastAsia="宋体"/>
                </w:rPr>
                <w:delText>D</w:delText>
              </w:r>
            </w:del>
            <w:del w:id="333" w:author="神镐人 项目灭迹人 若叶睦 [2]" w:date="2025-11-27T10:48:52Z">
              <w:r>
                <w:rPr>
                  <w:rFonts w:ascii="宋体" w:hAnsi="宋体" w:eastAsia="宋体"/>
                </w:rPr>
                <w:delText>isplay</w:delText>
              </w:r>
            </w:del>
            <w:del w:id="334" w:author="神镐人 项目灭迹人 若叶睦 [2]" w:date="2025-11-27T10:48:52Z">
              <w:r>
                <w:rPr>
                  <w:rFonts w:hint="eastAsia" w:ascii="宋体" w:hAnsi="宋体" w:eastAsia="宋体"/>
                  <w:lang w:eastAsia="zh"/>
                </w:rPr>
                <w:delText>Forum</w:delText>
              </w:r>
            </w:del>
            <w:r>
              <w:rPr>
                <w:rFonts w:ascii="宋体" w:hAnsi="宋体" w:eastAsia="宋体"/>
              </w:rPr>
              <w:t>.html</w:t>
            </w:r>
            <w:ins w:id="335" w:author="神镐人 项目灭迹人 若叶睦 [2]" w:date="2025-11-27T11:36:45Z">
              <w:r>
                <w:rPr>
                  <w:rFonts w:hint="eastAsia" w:ascii="宋体" w:hAnsi="宋体" w:eastAsia="宋体"/>
                  <w:lang w:eastAsia="zh"/>
                  <w:woUserID w:val="1"/>
                </w:rPr>
                <w:t>(</w:t>
              </w:r>
            </w:ins>
            <w:ins w:id="336" w:author="神镐人 项目灭迹人 若叶睦 [2]" w:date="2025-11-27T11:37:16Z">
              <w:r>
                <w:rPr>
                  <w:rFonts w:hint="eastAsia" w:ascii="宋体" w:hAnsi="宋体" w:eastAsia="宋体"/>
                  <w:lang w:eastAsia="zh"/>
                  <w:woUserID w:val="1"/>
                </w:rPr>
                <w:t>Displ</w:t>
              </w:r>
            </w:ins>
            <w:ins w:id="337" w:author="神镐人 项目灭迹人 若叶睦 [2]" w:date="2025-11-27T11:37:19Z">
              <w:r>
                <w:rPr>
                  <w:rFonts w:hint="eastAsia" w:ascii="宋体" w:hAnsi="宋体" w:eastAsia="宋体"/>
                  <w:lang w:eastAsia="zh"/>
                  <w:woUserID w:val="1"/>
                </w:rPr>
                <w:t>ayForum</w:t>
              </w:r>
            </w:ins>
            <w:ins w:id="338" w:author="神镐人 项目灭迹人 若叶睦 [2]" w:date="2025-11-27T11:36:45Z">
              <w:r>
                <w:rPr>
                  <w:rFonts w:hint="eastAsia" w:ascii="宋体" w:hAnsi="宋体" w:eastAsia="宋体"/>
                  <w:lang w:eastAsia="zh"/>
                  <w:woUserID w:val="1"/>
                </w:rPr>
                <w:t>)</w:t>
              </w:r>
            </w:ins>
          </w:p>
        </w:tc>
        <w:tc>
          <w:tcPr>
            <w:tcW w:w="3958" w:type="dxa"/>
          </w:tcPr>
          <w:p w14:paraId="6E3B21D4">
            <w:pPr>
              <w:spacing w:line="360" w:lineRule="auto"/>
              <w:rPr>
                <w:rFonts w:hint="eastAsia" w:ascii="宋体" w:hAnsi="宋体" w:eastAsia="宋体"/>
              </w:rPr>
            </w:pPr>
            <w:r>
              <w:rPr>
                <w:rFonts w:hint="eastAsia" w:ascii="宋体" w:hAnsi="宋体" w:eastAsia="宋体"/>
                <w:lang w:eastAsia="zh"/>
              </w:rPr>
              <w:t>主题频道</w:t>
            </w:r>
            <w:r>
              <w:rPr>
                <w:rFonts w:hint="eastAsia" w:ascii="宋体" w:hAnsi="宋体" w:eastAsia="宋体"/>
              </w:rPr>
              <w:t>详情页面</w:t>
            </w:r>
          </w:p>
        </w:tc>
      </w:tr>
    </w:tbl>
    <w:p w14:paraId="6F83B0FE">
      <w:pPr>
        <w:spacing w:line="360" w:lineRule="auto"/>
        <w:rPr>
          <w:rFonts w:hint="eastAsia" w:ascii="宋体" w:hAnsi="宋体" w:eastAsia="宋体"/>
        </w:rPr>
      </w:pPr>
      <w:r>
        <w:rPr>
          <w:rFonts w:ascii="宋体" w:hAnsi="宋体" w:eastAsia="宋体"/>
        </w:rPr>
        <w:t>事务层：</w:t>
      </w:r>
      <w:r>
        <w:rPr>
          <w:rFonts w:hint="eastAsia" w:ascii="宋体" w:hAnsi="宋体" w:eastAsia="宋体"/>
          <w:lang w:eastAsia="zh"/>
        </w:rPr>
        <w:t>Forum</w:t>
      </w:r>
      <w:r>
        <w:rPr>
          <w:rFonts w:ascii="宋体" w:hAnsi="宋体" w:eastAsia="宋体"/>
        </w:rPr>
        <w:t xml:space="preserve">.java </w:t>
      </w:r>
      <w:r>
        <w:rPr>
          <w:rFonts w:hint="eastAsia" w:ascii="宋体" w:hAnsi="宋体" w:eastAsia="宋体"/>
          <w:lang w:eastAsia="zh"/>
        </w:rPr>
        <w:t>主题频道</w:t>
      </w:r>
      <w:r>
        <w:rPr>
          <w:rFonts w:hint="eastAsia" w:ascii="宋体" w:hAnsi="宋体" w:eastAsia="宋体"/>
        </w:rPr>
        <w:t>类</w:t>
      </w:r>
    </w:p>
    <w:p w14:paraId="2A29E8CD">
      <w:pPr>
        <w:spacing w:line="360" w:lineRule="auto"/>
        <w:rPr>
          <w:rFonts w:hint="eastAsia" w:ascii="宋体" w:hAnsi="宋体" w:eastAsia="宋体"/>
        </w:rPr>
      </w:pPr>
      <w:r>
        <w:rPr>
          <w:rFonts w:ascii="宋体" w:hAnsi="宋体" w:eastAsia="宋体"/>
        </w:rPr>
        <w:t>数据层：</w:t>
      </w:r>
      <w:r>
        <w:rPr>
          <w:rFonts w:hint="eastAsia" w:ascii="宋体" w:hAnsi="宋体" w:eastAsia="宋体"/>
          <w:lang w:eastAsia="zh"/>
        </w:rPr>
        <w:t>Forum</w:t>
      </w:r>
      <w:r>
        <w:rPr>
          <w:rFonts w:ascii="宋体" w:hAnsi="宋体" w:eastAsia="宋体"/>
        </w:rPr>
        <w:t xml:space="preserve">.dat </w:t>
      </w:r>
      <w:r>
        <w:rPr>
          <w:rFonts w:hint="eastAsia" w:ascii="宋体" w:hAnsi="宋体" w:eastAsia="宋体"/>
          <w:lang w:eastAsia="zh"/>
        </w:rPr>
        <w:t>主题频道</w:t>
      </w:r>
      <w:r>
        <w:rPr>
          <w:rFonts w:hint="eastAsia" w:ascii="宋体" w:hAnsi="宋体" w:eastAsia="宋体"/>
        </w:rPr>
        <w:t>信息表</w:t>
      </w:r>
    </w:p>
    <w:p w14:paraId="24D4C2F0">
      <w:pPr>
        <w:rPr>
          <w:rFonts w:hint="eastAsia" w:ascii="宋体" w:hAnsi="宋体" w:eastAsia="宋体"/>
        </w:rPr>
      </w:pPr>
    </w:p>
    <w:p w14:paraId="11472916">
      <w:pPr>
        <w:pStyle w:val="5"/>
        <w:rPr>
          <w:rFonts w:hint="eastAsia" w:ascii="宋体" w:hAnsi="宋体"/>
          <w:szCs w:val="21"/>
        </w:rPr>
      </w:pPr>
      <w:r>
        <w:rPr>
          <w:rFonts w:ascii="宋体" w:hAnsi="宋体"/>
          <w:szCs w:val="21"/>
        </w:rPr>
        <w:t>4.</w:t>
      </w:r>
      <w:r>
        <w:rPr>
          <w:rFonts w:hint="eastAsia" w:ascii="宋体" w:hAnsi="宋体"/>
          <w:szCs w:val="21"/>
          <w:lang w:eastAsia="zh"/>
        </w:rPr>
        <w:t>4</w:t>
      </w:r>
      <w:r>
        <w:rPr>
          <w:rFonts w:ascii="宋体" w:hAnsi="宋体"/>
          <w:szCs w:val="21"/>
        </w:rPr>
        <w:t>对</w:t>
      </w:r>
      <w:r>
        <w:rPr>
          <w:rFonts w:hint="eastAsia" w:ascii="宋体" w:hAnsi="宋体"/>
          <w:szCs w:val="21"/>
        </w:rPr>
        <w:t>ThemePost</w:t>
      </w:r>
      <w:r>
        <w:rPr>
          <w:rFonts w:ascii="宋体" w:hAnsi="宋体"/>
          <w:szCs w:val="21"/>
        </w:rPr>
        <w:t>类的三层划分</w:t>
      </w:r>
    </w:p>
    <w:p w14:paraId="71FFF7CC">
      <w:pPr>
        <w:spacing w:line="360" w:lineRule="auto"/>
        <w:rPr>
          <w:rFonts w:hint="eastAsia" w:ascii="宋体" w:hAnsi="宋体" w:eastAsia="宋体"/>
        </w:rPr>
      </w:pPr>
      <w:r>
        <w:rPr>
          <w:rFonts w:hint="eastAsia" w:ascii="宋体" w:hAnsi="宋体" w:eastAsia="宋体"/>
        </w:rPr>
        <w:t>界面层：</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3C7B4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9" w:type="dxa"/>
          </w:tcPr>
          <w:p w14:paraId="03D23FE7">
            <w:pPr>
              <w:spacing w:line="360" w:lineRule="auto"/>
              <w:jc w:val="center"/>
              <w:rPr>
                <w:rFonts w:hint="eastAsia" w:ascii="宋体" w:hAnsi="宋体" w:eastAsia="宋体"/>
              </w:rPr>
            </w:pPr>
            <w:r>
              <w:rPr>
                <w:rFonts w:ascii="宋体" w:hAnsi="宋体" w:eastAsia="宋体"/>
              </w:rPr>
              <w:t>名称</w:t>
            </w:r>
          </w:p>
        </w:tc>
        <w:tc>
          <w:tcPr>
            <w:tcW w:w="4117" w:type="dxa"/>
          </w:tcPr>
          <w:p w14:paraId="33EA3EE2">
            <w:pPr>
              <w:spacing w:line="360" w:lineRule="auto"/>
              <w:jc w:val="center"/>
              <w:rPr>
                <w:rFonts w:hint="eastAsia" w:ascii="宋体" w:hAnsi="宋体" w:eastAsia="宋体"/>
              </w:rPr>
            </w:pPr>
            <w:r>
              <w:rPr>
                <w:rFonts w:ascii="宋体" w:hAnsi="宋体" w:eastAsia="宋体"/>
              </w:rPr>
              <w:t>描述</w:t>
            </w:r>
          </w:p>
        </w:tc>
      </w:tr>
      <w:tr w14:paraId="14B3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339" w:author="神镐人 项目灭迹人 若叶睦 [2]" w:date="2025-11-27T10:27:17Z"/>
        </w:trPr>
        <w:tc>
          <w:tcPr>
            <w:tcW w:w="4179" w:type="dxa"/>
          </w:tcPr>
          <w:p w14:paraId="604329DE">
            <w:pPr>
              <w:spacing w:line="360" w:lineRule="auto"/>
              <w:rPr>
                <w:del w:id="340" w:author="神镐人 项目灭迹人 若叶睦 [2]" w:date="2025-11-27T10:27:17Z"/>
                <w:rFonts w:hint="eastAsia" w:ascii="宋体" w:hAnsi="宋体" w:eastAsia="宋体"/>
              </w:rPr>
            </w:pPr>
            <w:del w:id="341" w:author="神镐人 项目灭迹人 若叶睦 [2]" w:date="2025-11-27T10:27:17Z">
              <w:r>
                <w:rPr>
                  <w:rFonts w:hint="eastAsia" w:ascii="宋体" w:hAnsi="宋体" w:eastAsia="宋体"/>
                </w:rPr>
                <w:delText>AddPost</w:delText>
              </w:r>
            </w:del>
            <w:del w:id="342" w:author="神镐人 项目灭迹人 若叶睦 [2]" w:date="2025-11-27T10:27:17Z">
              <w:r>
                <w:rPr>
                  <w:rFonts w:ascii="宋体" w:hAnsi="宋体" w:eastAsia="宋体"/>
                </w:rPr>
                <w:delText>.html</w:delText>
              </w:r>
            </w:del>
          </w:p>
        </w:tc>
        <w:tc>
          <w:tcPr>
            <w:tcW w:w="4117" w:type="dxa"/>
          </w:tcPr>
          <w:p w14:paraId="0BAA05F7">
            <w:pPr>
              <w:spacing w:line="360" w:lineRule="auto"/>
              <w:rPr>
                <w:del w:id="343" w:author="神镐人 项目灭迹人 若叶睦 [2]" w:date="2025-11-27T10:27:17Z"/>
                <w:rFonts w:hint="eastAsia" w:ascii="宋体" w:hAnsi="宋体" w:eastAsia="宋体"/>
              </w:rPr>
            </w:pPr>
            <w:del w:id="344" w:author="神镐人 项目灭迹人 若叶睦 [2]" w:date="2025-11-27T10:27:17Z">
              <w:r>
                <w:rPr>
                  <w:rFonts w:hint="eastAsia" w:ascii="宋体" w:hAnsi="宋体" w:eastAsia="宋体"/>
                </w:rPr>
                <w:delText>发布主题帖</w:delText>
              </w:r>
            </w:del>
            <w:del w:id="345" w:author="神镐人 项目灭迹人 若叶睦 [2]" w:date="2025-11-27T10:27:17Z">
              <w:r>
                <w:rPr>
                  <w:rFonts w:ascii="宋体" w:hAnsi="宋体" w:eastAsia="宋体"/>
                </w:rPr>
                <w:delText>页面</w:delText>
              </w:r>
            </w:del>
          </w:p>
        </w:tc>
      </w:tr>
      <w:tr w14:paraId="4E64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9" w:type="dxa"/>
          </w:tcPr>
          <w:p w14:paraId="453B3969">
            <w:pPr>
              <w:spacing w:line="360" w:lineRule="auto"/>
              <w:rPr>
                <w:rFonts w:hint="eastAsia" w:ascii="宋体" w:hAnsi="宋体" w:eastAsia="宋体"/>
                <w:lang w:eastAsia="zh"/>
                <w:woUserID w:val="1"/>
              </w:rPr>
            </w:pPr>
            <w:ins w:id="346" w:author="神镐人 项目灭迹人 若叶睦 [2]" w:date="2025-11-27T14:51:55Z">
              <w:r>
                <w:rPr>
                  <w:rFonts w:hint="eastAsia" w:ascii="宋体" w:hAnsi="宋体" w:eastAsia="宋体"/>
                  <w:lang w:eastAsia="zh"/>
                  <w:woUserID w:val="1"/>
                </w:rPr>
                <w:t>po</w:t>
              </w:r>
            </w:ins>
            <w:ins w:id="347" w:author="神镐人 项目灭迹人 若叶睦 [2]" w:date="2025-11-27T14:51:56Z">
              <w:r>
                <w:rPr>
                  <w:rFonts w:hint="eastAsia" w:ascii="宋体" w:hAnsi="宋体" w:eastAsia="宋体"/>
                  <w:lang w:eastAsia="zh"/>
                  <w:woUserID w:val="1"/>
                </w:rPr>
                <w:t>st</w:t>
              </w:r>
            </w:ins>
            <w:ins w:id="348" w:author="神镐人 项目灭迹人 若叶睦 [2]" w:date="2025-11-27T14:51:58Z">
              <w:r>
                <w:rPr>
                  <w:rFonts w:hint="eastAsia" w:ascii="宋体" w:hAnsi="宋体" w:eastAsia="宋体"/>
                  <w:lang w:eastAsia="zh"/>
                  <w:woUserID w:val="1"/>
                </w:rPr>
                <w:t>-</w:t>
              </w:r>
            </w:ins>
            <w:ins w:id="349" w:author="神镐人 项目灭迹人 若叶睦 [2]" w:date="2025-11-27T14:52:01Z">
              <w:r>
                <w:rPr>
                  <w:rFonts w:hint="eastAsia" w:ascii="宋体" w:hAnsi="宋体" w:eastAsia="宋体"/>
                  <w:lang w:eastAsia="zh"/>
                  <w:woUserID w:val="1"/>
                </w:rPr>
                <w:t>list</w:t>
              </w:r>
            </w:ins>
            <w:del w:id="350" w:author="神镐人 项目灭迹人 若叶睦 [2]" w:date="2025-11-27T14:51:55Z">
              <w:r>
                <w:rPr>
                  <w:rFonts w:hint="eastAsia" w:ascii="宋体" w:hAnsi="宋体" w:eastAsia="宋体"/>
                </w:rPr>
                <w:delText>S</w:delText>
              </w:r>
            </w:del>
            <w:del w:id="351" w:author="神镐人 项目灭迹人 若叶睦 [2]" w:date="2025-11-27T14:51:55Z">
              <w:r>
                <w:rPr>
                  <w:rFonts w:ascii="宋体" w:hAnsi="宋体" w:eastAsia="宋体"/>
                </w:rPr>
                <w:delText>earch</w:delText>
              </w:r>
            </w:del>
            <w:del w:id="352" w:author="神镐人 项目灭迹人 若叶睦 [2]" w:date="2025-11-27T14:51:55Z">
              <w:r>
                <w:rPr>
                  <w:rFonts w:hint="eastAsia" w:ascii="宋体" w:hAnsi="宋体" w:eastAsia="宋体"/>
                </w:rPr>
                <w:delText>Post</w:delText>
              </w:r>
            </w:del>
            <w:r>
              <w:rPr>
                <w:rFonts w:ascii="宋体" w:hAnsi="宋体" w:eastAsia="宋体"/>
              </w:rPr>
              <w:t>.html</w:t>
            </w:r>
            <w:ins w:id="353" w:author="神镐人 项目灭迹人 若叶睦 [2]" w:date="2025-11-27T11:45:35Z">
              <w:r>
                <w:rPr>
                  <w:rFonts w:hint="eastAsia" w:ascii="宋体" w:hAnsi="宋体" w:eastAsia="宋体"/>
                  <w:lang w:eastAsia="zh"/>
                  <w:woUserID w:val="1"/>
                </w:rPr>
                <w:t>(</w:t>
              </w:r>
            </w:ins>
            <w:ins w:id="354" w:author="神镐人 项目灭迹人 若叶睦 [2]" w:date="2025-11-27T14:51:50Z">
              <w:r>
                <w:rPr>
                  <w:rFonts w:hint="eastAsia" w:ascii="宋体" w:hAnsi="宋体" w:eastAsia="宋体"/>
                  <w:woUserID w:val="1"/>
                </w:rPr>
                <w:t>S</w:t>
              </w:r>
            </w:ins>
            <w:ins w:id="355" w:author="神镐人 项目灭迹人 若叶睦 [2]" w:date="2025-11-27T14:51:50Z">
              <w:r>
                <w:rPr>
                  <w:rFonts w:ascii="宋体" w:hAnsi="宋体" w:eastAsia="宋体"/>
                  <w:woUserID w:val="1"/>
                </w:rPr>
                <w:t>earch</w:t>
              </w:r>
            </w:ins>
            <w:ins w:id="356" w:author="神镐人 项目灭迹人 若叶睦 [2]" w:date="2025-11-27T14:51:50Z">
              <w:r>
                <w:rPr>
                  <w:rFonts w:hint="eastAsia" w:ascii="宋体" w:hAnsi="宋体" w:eastAsia="宋体"/>
                  <w:woUserID w:val="1"/>
                </w:rPr>
                <w:t>Post</w:t>
              </w:r>
            </w:ins>
            <w:ins w:id="357" w:author="神镐人 项目灭迹人 若叶睦 [2]" w:date="2025-11-27T11:45:35Z">
              <w:r>
                <w:rPr>
                  <w:rFonts w:hint="eastAsia" w:ascii="宋体" w:hAnsi="宋体" w:eastAsia="宋体"/>
                  <w:lang w:eastAsia="zh"/>
                  <w:woUserID w:val="1"/>
                </w:rPr>
                <w:t>)</w:t>
              </w:r>
            </w:ins>
          </w:p>
        </w:tc>
        <w:tc>
          <w:tcPr>
            <w:tcW w:w="4117" w:type="dxa"/>
          </w:tcPr>
          <w:p w14:paraId="0C164BBD">
            <w:pPr>
              <w:spacing w:line="360" w:lineRule="auto"/>
              <w:rPr>
                <w:rFonts w:hint="eastAsia" w:ascii="宋体" w:hAnsi="宋体" w:eastAsia="宋体"/>
              </w:rPr>
            </w:pPr>
            <w:del w:id="358" w:author="神镐人 项目灭迹人 若叶睦 [2]" w:date="2025-11-27T21:21:13Z">
              <w:r>
                <w:rPr>
                  <w:rFonts w:hint="eastAsia" w:ascii="宋体" w:hAnsi="宋体" w:eastAsia="宋体"/>
                </w:rPr>
                <w:delText>查</w:delText>
              </w:r>
            </w:del>
            <w:del w:id="359" w:author="神镐人 项目灭迹人 若叶睦 [2]" w:date="2025-11-27T21:21:13Z">
              <w:r>
                <w:rPr>
                  <w:rFonts w:hint="eastAsia" w:ascii="宋体" w:hAnsi="宋体" w:eastAsia="宋体"/>
                  <w:lang w:eastAsia="zh"/>
                </w:rPr>
                <w:delText>找</w:delText>
              </w:r>
            </w:del>
            <w:r>
              <w:rPr>
                <w:rFonts w:hint="eastAsia" w:ascii="宋体" w:hAnsi="宋体" w:eastAsia="宋体"/>
              </w:rPr>
              <w:t>主题帖</w:t>
            </w:r>
            <w:ins w:id="360" w:author="神镐人 项目灭迹人 若叶睦 [2]" w:date="2025-11-27T21:21:17Z">
              <w:r>
                <w:rPr>
                  <w:rFonts w:hint="eastAsia" w:ascii="宋体" w:hAnsi="宋体" w:eastAsia="宋体"/>
                  <w:lang w:eastAsia="zh"/>
                  <w:woUserID w:val="1"/>
                </w:rPr>
                <w:t>列表</w:t>
              </w:r>
            </w:ins>
            <w:r>
              <w:rPr>
                <w:rFonts w:hint="eastAsia" w:ascii="宋体" w:hAnsi="宋体" w:eastAsia="宋体"/>
              </w:rPr>
              <w:t>页面</w:t>
            </w:r>
          </w:p>
        </w:tc>
      </w:tr>
      <w:tr w14:paraId="367B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9" w:type="dxa"/>
          </w:tcPr>
          <w:p w14:paraId="75759BA3">
            <w:pPr>
              <w:spacing w:line="360" w:lineRule="auto"/>
              <w:rPr>
                <w:rFonts w:hint="eastAsia" w:ascii="宋体" w:hAnsi="宋体" w:eastAsia="宋体"/>
                <w:lang w:eastAsia="zh"/>
                <w:woUserID w:val="1"/>
              </w:rPr>
            </w:pPr>
            <w:ins w:id="361" w:author="神镐人 项目灭迹人 若叶睦 [2]" w:date="2025-11-27T10:46:25Z">
              <w:r>
                <w:rPr>
                  <w:rFonts w:hint="eastAsia" w:ascii="宋体" w:hAnsi="宋体" w:eastAsia="宋体"/>
                  <w:lang w:eastAsia="zh"/>
                  <w:woUserID w:val="1"/>
                </w:rPr>
                <w:t>post</w:t>
              </w:r>
            </w:ins>
            <w:ins w:id="362" w:author="神镐人 项目灭迹人 若叶睦 [2]" w:date="2025-11-27T10:46:26Z">
              <w:r>
                <w:rPr>
                  <w:rFonts w:hint="eastAsia" w:ascii="宋体" w:hAnsi="宋体" w:eastAsia="宋体"/>
                  <w:lang w:eastAsia="zh"/>
                  <w:woUserID w:val="1"/>
                </w:rPr>
                <w:t>-</w:t>
              </w:r>
            </w:ins>
            <w:ins w:id="363" w:author="神镐人 项目灭迹人 若叶睦 [2]" w:date="2025-11-27T10:46:28Z">
              <w:r>
                <w:rPr>
                  <w:rFonts w:hint="eastAsia" w:ascii="宋体" w:hAnsi="宋体" w:eastAsia="宋体"/>
                  <w:lang w:eastAsia="zh"/>
                  <w:woUserID w:val="1"/>
                </w:rPr>
                <w:t>edit</w:t>
              </w:r>
            </w:ins>
            <w:del w:id="364" w:author="神镐人 项目灭迹人 若叶睦 [2]" w:date="2025-11-27T10:46:25Z">
              <w:r>
                <w:rPr>
                  <w:rFonts w:hint="eastAsia" w:ascii="宋体" w:hAnsi="宋体" w:eastAsia="宋体"/>
                </w:rPr>
                <w:delText>E</w:delText>
              </w:r>
            </w:del>
            <w:del w:id="365" w:author="神镐人 项目灭迹人 若叶睦 [2]" w:date="2025-11-27T10:46:25Z">
              <w:r>
                <w:rPr>
                  <w:rFonts w:ascii="宋体" w:hAnsi="宋体" w:eastAsia="宋体"/>
                </w:rPr>
                <w:delText>dit</w:delText>
              </w:r>
            </w:del>
            <w:del w:id="366" w:author="神镐人 项目灭迹人 若叶睦 [2]" w:date="2025-11-27T10:46:25Z">
              <w:r>
                <w:rPr>
                  <w:rFonts w:hint="eastAsia" w:ascii="宋体" w:hAnsi="宋体" w:eastAsia="宋体"/>
                </w:rPr>
                <w:delText>Post</w:delText>
              </w:r>
            </w:del>
            <w:r>
              <w:rPr>
                <w:rFonts w:ascii="宋体" w:hAnsi="宋体" w:eastAsia="宋体"/>
              </w:rPr>
              <w:t>.html</w:t>
            </w:r>
            <w:ins w:id="367" w:author="神镐人 项目灭迹人 若叶睦 [2]" w:date="2025-11-27T11:45:31Z">
              <w:r>
                <w:rPr>
                  <w:rFonts w:hint="eastAsia" w:ascii="宋体" w:hAnsi="宋体" w:eastAsia="宋体"/>
                  <w:lang w:eastAsia="zh"/>
                  <w:woUserID w:val="1"/>
                </w:rPr>
                <w:t>(</w:t>
              </w:r>
            </w:ins>
            <w:ins w:id="368" w:author="神镐人 项目灭迹人 若叶睦 [2]" w:date="2025-11-27T14:53:22Z">
              <w:r>
                <w:rPr>
                  <w:rFonts w:hint="eastAsia" w:ascii="宋体" w:hAnsi="宋体" w:eastAsia="宋体"/>
                  <w:lang w:eastAsia="zh"/>
                  <w:woUserID w:val="1"/>
                </w:rPr>
                <w:t>Edit</w:t>
              </w:r>
            </w:ins>
            <w:ins w:id="369" w:author="神镐人 项目灭迹人 若叶睦 [2]" w:date="2025-11-27T14:53:24Z">
              <w:r>
                <w:rPr>
                  <w:rFonts w:hint="eastAsia" w:ascii="宋体" w:hAnsi="宋体" w:eastAsia="宋体"/>
                  <w:lang w:eastAsia="zh"/>
                  <w:woUserID w:val="1"/>
                </w:rPr>
                <w:t>Post</w:t>
              </w:r>
            </w:ins>
            <w:ins w:id="370" w:author="神镐人 项目灭迹人 若叶睦 [2]" w:date="2025-11-27T11:45:31Z">
              <w:r>
                <w:rPr>
                  <w:rFonts w:hint="eastAsia" w:ascii="宋体" w:hAnsi="宋体" w:eastAsia="宋体"/>
                  <w:lang w:eastAsia="zh"/>
                  <w:woUserID w:val="1"/>
                </w:rPr>
                <w:t>)</w:t>
              </w:r>
            </w:ins>
          </w:p>
        </w:tc>
        <w:tc>
          <w:tcPr>
            <w:tcW w:w="4117" w:type="dxa"/>
          </w:tcPr>
          <w:p w14:paraId="3BE0B48D">
            <w:pPr>
              <w:spacing w:line="360" w:lineRule="auto"/>
              <w:rPr>
                <w:rFonts w:hint="eastAsia" w:ascii="宋体" w:hAnsi="宋体" w:eastAsia="宋体"/>
              </w:rPr>
            </w:pPr>
            <w:del w:id="371" w:author="神镐人 项目灭迹人 若叶睦 [2]" w:date="2025-11-27T10:46:21Z">
              <w:r>
                <w:rPr>
                  <w:rFonts w:hint="eastAsia" w:ascii="宋体" w:hAnsi="宋体" w:eastAsia="宋体"/>
                </w:rPr>
                <w:delText>编辑</w:delText>
              </w:r>
            </w:del>
            <w:r>
              <w:rPr>
                <w:rFonts w:hint="eastAsia" w:ascii="宋体" w:hAnsi="宋体" w:eastAsia="宋体"/>
              </w:rPr>
              <w:t>主题帖</w:t>
            </w:r>
            <w:ins w:id="372" w:author="神镐人 项目灭迹人 若叶睦 [2]" w:date="2025-11-27T10:46:22Z">
              <w:r>
                <w:rPr>
                  <w:rFonts w:hint="eastAsia" w:ascii="宋体" w:hAnsi="宋体" w:eastAsia="宋体"/>
                  <w:woUserID w:val="1"/>
                </w:rPr>
                <w:t>编辑</w:t>
              </w:r>
            </w:ins>
            <w:r>
              <w:rPr>
                <w:rFonts w:hint="eastAsia" w:ascii="宋体" w:hAnsi="宋体" w:eastAsia="宋体"/>
              </w:rPr>
              <w:t>页面</w:t>
            </w:r>
          </w:p>
        </w:tc>
      </w:tr>
      <w:tr w14:paraId="081D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9" w:type="dxa"/>
          </w:tcPr>
          <w:p w14:paraId="345CCD1C">
            <w:pPr>
              <w:spacing w:line="360" w:lineRule="auto"/>
              <w:rPr>
                <w:rFonts w:hint="eastAsia" w:ascii="宋体" w:hAnsi="宋体" w:eastAsia="宋体"/>
                <w:lang w:eastAsia="zh"/>
                <w:woUserID w:val="1"/>
              </w:rPr>
            </w:pPr>
            <w:ins w:id="373" w:author="神镐人 项目灭迹人 若叶睦 [2]" w:date="2025-11-27T10:46:10Z">
              <w:r>
                <w:rPr>
                  <w:rFonts w:hint="eastAsia" w:ascii="宋体" w:hAnsi="宋体" w:eastAsia="宋体"/>
                  <w:lang w:eastAsia="zh"/>
                  <w:woUserID w:val="1"/>
                </w:rPr>
                <w:t>post</w:t>
              </w:r>
            </w:ins>
            <w:ins w:id="374" w:author="神镐人 项目灭迹人 若叶睦 [2]" w:date="2025-11-27T10:46:13Z">
              <w:r>
                <w:rPr>
                  <w:rFonts w:hint="eastAsia" w:ascii="宋体" w:hAnsi="宋体" w:eastAsia="宋体"/>
                  <w:lang w:eastAsia="zh"/>
                  <w:woUserID w:val="1"/>
                </w:rPr>
                <w:t>-detail</w:t>
              </w:r>
            </w:ins>
            <w:del w:id="375" w:author="神镐人 项目灭迹人 若叶睦 [2]" w:date="2025-11-27T10:46:08Z">
              <w:r>
                <w:rPr>
                  <w:rFonts w:hint="eastAsia" w:ascii="宋体" w:hAnsi="宋体" w:eastAsia="宋体"/>
                </w:rPr>
                <w:delText>D</w:delText>
              </w:r>
            </w:del>
            <w:del w:id="376" w:author="神镐人 项目灭迹人 若叶睦 [2]" w:date="2025-11-27T10:46:08Z">
              <w:r>
                <w:rPr>
                  <w:rFonts w:ascii="宋体" w:hAnsi="宋体" w:eastAsia="宋体"/>
                </w:rPr>
                <w:delText>isplay</w:delText>
              </w:r>
            </w:del>
            <w:del w:id="377" w:author="神镐人 项目灭迹人 若叶睦 [2]" w:date="2025-11-27T10:46:08Z">
              <w:r>
                <w:rPr>
                  <w:rFonts w:hint="eastAsia" w:ascii="宋体" w:hAnsi="宋体" w:eastAsia="宋体"/>
                </w:rPr>
                <w:delText>Post</w:delText>
              </w:r>
            </w:del>
            <w:r>
              <w:rPr>
                <w:rFonts w:ascii="宋体" w:hAnsi="宋体" w:eastAsia="宋体"/>
              </w:rPr>
              <w:t>.html</w:t>
            </w:r>
            <w:ins w:id="378" w:author="神镐人 项目灭迹人 若叶睦 [2]" w:date="2025-11-27T11:45:37Z">
              <w:r>
                <w:rPr>
                  <w:rFonts w:hint="eastAsia" w:ascii="宋体" w:hAnsi="宋体" w:eastAsia="宋体"/>
                  <w:lang w:eastAsia="zh"/>
                  <w:woUserID w:val="1"/>
                </w:rPr>
                <w:t>(</w:t>
              </w:r>
            </w:ins>
            <w:ins w:id="379" w:author="神镐人 项目灭迹人 若叶睦 [2]" w:date="2025-11-27T14:53:30Z">
              <w:r>
                <w:rPr>
                  <w:rFonts w:hint="eastAsia" w:ascii="宋体" w:hAnsi="宋体" w:eastAsia="宋体"/>
                  <w:lang w:eastAsia="zh"/>
                  <w:woUserID w:val="1"/>
                </w:rPr>
                <w:t>Display</w:t>
              </w:r>
            </w:ins>
            <w:ins w:id="380" w:author="神镐人 项目灭迹人 若叶睦 [2]" w:date="2025-11-27T14:53:32Z">
              <w:r>
                <w:rPr>
                  <w:rFonts w:hint="eastAsia" w:ascii="宋体" w:hAnsi="宋体" w:eastAsia="宋体"/>
                  <w:lang w:eastAsia="zh"/>
                  <w:woUserID w:val="1"/>
                </w:rPr>
                <w:t>Post</w:t>
              </w:r>
            </w:ins>
            <w:ins w:id="381" w:author="神镐人 项目灭迹人 若叶睦 [2]" w:date="2025-11-27T11:45:37Z">
              <w:r>
                <w:rPr>
                  <w:rFonts w:hint="eastAsia" w:ascii="宋体" w:hAnsi="宋体" w:eastAsia="宋体"/>
                  <w:lang w:eastAsia="zh"/>
                  <w:woUserID w:val="1"/>
                </w:rPr>
                <w:t>)</w:t>
              </w:r>
            </w:ins>
          </w:p>
        </w:tc>
        <w:tc>
          <w:tcPr>
            <w:tcW w:w="4117" w:type="dxa"/>
          </w:tcPr>
          <w:p w14:paraId="6735702E">
            <w:pPr>
              <w:spacing w:line="360" w:lineRule="auto"/>
              <w:rPr>
                <w:rFonts w:hint="eastAsia" w:ascii="宋体" w:hAnsi="宋体" w:eastAsia="宋体"/>
              </w:rPr>
            </w:pPr>
            <w:r>
              <w:rPr>
                <w:rFonts w:hint="eastAsia" w:ascii="宋体" w:hAnsi="宋体" w:eastAsia="宋体"/>
              </w:rPr>
              <w:t>主题帖详情页面</w:t>
            </w:r>
          </w:p>
        </w:tc>
      </w:tr>
      <w:tr w14:paraId="22C03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382" w:author="神镐人 项目灭迹人 若叶睦 [2]" w:date="2025-11-27T10:26:35Z"/>
        </w:trPr>
        <w:tc>
          <w:tcPr>
            <w:tcW w:w="4179" w:type="dxa"/>
          </w:tcPr>
          <w:p w14:paraId="6DD3359F">
            <w:pPr>
              <w:spacing w:line="360" w:lineRule="auto"/>
              <w:rPr>
                <w:del w:id="383" w:author="神镐人 项目灭迹人 若叶睦 [2]" w:date="2025-11-27T10:26:35Z"/>
                <w:rFonts w:hint="eastAsia" w:ascii="宋体" w:hAnsi="宋体" w:eastAsia="宋体"/>
              </w:rPr>
            </w:pPr>
            <w:del w:id="384" w:author="神镐人 项目灭迹人 若叶睦 [2]" w:date="2025-11-27T10:26:35Z">
              <w:r>
                <w:rPr>
                  <w:rFonts w:hint="eastAsia" w:ascii="宋体" w:hAnsi="宋体" w:eastAsia="宋体"/>
                </w:rPr>
                <w:delText>DeletePost.</w:delText>
              </w:r>
            </w:del>
            <w:del w:id="385" w:author="神镐人 项目灭迹人 若叶睦 [2]" w:date="2025-11-27T10:26:35Z">
              <w:r>
                <w:rPr>
                  <w:rFonts w:ascii="宋体" w:hAnsi="宋体" w:eastAsia="宋体"/>
                </w:rPr>
                <w:delText>html</w:delText>
              </w:r>
            </w:del>
          </w:p>
        </w:tc>
        <w:tc>
          <w:tcPr>
            <w:tcW w:w="4117" w:type="dxa"/>
          </w:tcPr>
          <w:p w14:paraId="5ABD144A">
            <w:pPr>
              <w:spacing w:line="360" w:lineRule="auto"/>
              <w:rPr>
                <w:del w:id="386" w:author="神镐人 项目灭迹人 若叶睦 [2]" w:date="2025-11-27T10:26:35Z"/>
                <w:rFonts w:hint="eastAsia" w:ascii="宋体" w:hAnsi="宋体" w:eastAsia="宋体"/>
              </w:rPr>
            </w:pPr>
            <w:del w:id="387" w:author="神镐人 项目灭迹人 若叶睦 [2]" w:date="2025-11-27T10:26:35Z">
              <w:r>
                <w:rPr>
                  <w:rFonts w:hint="eastAsia" w:ascii="宋体" w:hAnsi="宋体" w:eastAsia="宋体"/>
                </w:rPr>
                <w:delText>删除主题帖</w:delText>
              </w:r>
            </w:del>
            <w:del w:id="388" w:author="神镐人 项目灭迹人 若叶睦 [2]" w:date="2025-11-27T10:26:35Z">
              <w:r>
                <w:rPr>
                  <w:rFonts w:ascii="宋体" w:hAnsi="宋体" w:eastAsia="宋体"/>
                </w:rPr>
                <w:delText>页面</w:delText>
              </w:r>
            </w:del>
          </w:p>
        </w:tc>
      </w:tr>
      <w:tr w14:paraId="5572D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del w:id="389" w:author="神镐人 项目灭迹人 若叶睦 [2]" w:date="2025-11-27T10:45:47Z"/>
        </w:trPr>
        <w:tc>
          <w:tcPr>
            <w:tcW w:w="4179" w:type="dxa"/>
          </w:tcPr>
          <w:p w14:paraId="43996488">
            <w:pPr>
              <w:spacing w:line="360" w:lineRule="auto"/>
              <w:rPr>
                <w:del w:id="390" w:author="神镐人 项目灭迹人 若叶睦 [2]" w:date="2025-11-27T10:45:47Z"/>
                <w:rFonts w:hint="eastAsia" w:ascii="宋体" w:hAnsi="宋体" w:eastAsia="宋体"/>
              </w:rPr>
            </w:pPr>
            <w:del w:id="391" w:author="神镐人 项目灭迹人 若叶睦 [2]" w:date="2025-11-27T10:45:47Z">
              <w:r>
                <w:rPr>
                  <w:rFonts w:hint="eastAsia" w:ascii="宋体" w:hAnsi="宋体" w:eastAsia="宋体"/>
                </w:rPr>
                <w:delText>ManagePost.</w:delText>
              </w:r>
            </w:del>
            <w:del w:id="392" w:author="神镐人 项目灭迹人 若叶睦 [2]" w:date="2025-11-27T10:45:47Z">
              <w:r>
                <w:rPr>
                  <w:rFonts w:ascii="宋体" w:hAnsi="宋体" w:eastAsia="宋体"/>
                </w:rPr>
                <w:delText>html</w:delText>
              </w:r>
            </w:del>
          </w:p>
        </w:tc>
        <w:tc>
          <w:tcPr>
            <w:tcW w:w="4117" w:type="dxa"/>
          </w:tcPr>
          <w:p w14:paraId="6EB29E61">
            <w:pPr>
              <w:spacing w:line="360" w:lineRule="auto"/>
              <w:rPr>
                <w:del w:id="393" w:author="神镐人 项目灭迹人 若叶睦 [2]" w:date="2025-11-27T10:45:47Z"/>
                <w:rFonts w:hint="eastAsia" w:ascii="宋体" w:hAnsi="宋体" w:eastAsia="宋体"/>
              </w:rPr>
            </w:pPr>
            <w:del w:id="394" w:author="神镐人 项目灭迹人 若叶睦 [2]" w:date="2025-11-27T10:45:47Z">
              <w:r>
                <w:rPr>
                  <w:rFonts w:hint="eastAsia" w:ascii="宋体" w:hAnsi="宋体" w:eastAsia="宋体"/>
                </w:rPr>
                <w:delText>管理主题帖页面</w:delText>
              </w:r>
            </w:del>
          </w:p>
        </w:tc>
      </w:tr>
    </w:tbl>
    <w:p w14:paraId="765FA16D">
      <w:pPr>
        <w:spacing w:line="360" w:lineRule="auto"/>
        <w:rPr>
          <w:rFonts w:hint="eastAsia" w:ascii="宋体" w:hAnsi="宋体" w:eastAsia="宋体"/>
        </w:rPr>
      </w:pPr>
      <w:r>
        <w:rPr>
          <w:rFonts w:ascii="宋体" w:hAnsi="宋体" w:eastAsia="宋体"/>
        </w:rPr>
        <w:t>事务层：</w:t>
      </w:r>
      <w:r>
        <w:rPr>
          <w:rFonts w:hint="eastAsia" w:ascii="宋体" w:hAnsi="宋体" w:eastAsia="宋体"/>
        </w:rPr>
        <w:t>ThemePost</w:t>
      </w:r>
      <w:r>
        <w:rPr>
          <w:rFonts w:ascii="宋体" w:hAnsi="宋体" w:eastAsia="宋体"/>
        </w:rPr>
        <w:t xml:space="preserve">.java </w:t>
      </w:r>
      <w:r>
        <w:rPr>
          <w:rFonts w:hint="eastAsia" w:ascii="宋体" w:hAnsi="宋体" w:eastAsia="宋体"/>
        </w:rPr>
        <w:t>主题帖类</w:t>
      </w:r>
    </w:p>
    <w:p w14:paraId="4DC0D49A">
      <w:pPr>
        <w:spacing w:line="360" w:lineRule="auto"/>
        <w:rPr>
          <w:rFonts w:hint="eastAsia" w:ascii="宋体" w:hAnsi="宋体" w:eastAsia="宋体"/>
        </w:rPr>
      </w:pPr>
      <w:r>
        <w:rPr>
          <w:rFonts w:ascii="宋体" w:hAnsi="宋体" w:eastAsia="宋体"/>
        </w:rPr>
        <w:t>数据层：</w:t>
      </w:r>
      <w:r>
        <w:rPr>
          <w:rFonts w:hint="eastAsia" w:ascii="宋体" w:hAnsi="宋体" w:eastAsia="宋体"/>
        </w:rPr>
        <w:t>ThemePost</w:t>
      </w:r>
      <w:r>
        <w:rPr>
          <w:rFonts w:ascii="宋体" w:hAnsi="宋体" w:eastAsia="宋体"/>
        </w:rPr>
        <w:t xml:space="preserve">.dat </w:t>
      </w:r>
      <w:r>
        <w:rPr>
          <w:rFonts w:hint="eastAsia" w:ascii="宋体" w:hAnsi="宋体" w:eastAsia="宋体"/>
        </w:rPr>
        <w:t>主题帖信息表</w:t>
      </w:r>
    </w:p>
    <w:p w14:paraId="79A8E80A">
      <w:pPr>
        <w:spacing w:line="360" w:lineRule="auto"/>
        <w:rPr>
          <w:rFonts w:hint="eastAsia" w:ascii="宋体" w:hAnsi="宋体" w:eastAsia="宋体"/>
        </w:rPr>
      </w:pPr>
    </w:p>
    <w:p w14:paraId="5FDACE81">
      <w:pPr>
        <w:pStyle w:val="5"/>
        <w:rPr>
          <w:rFonts w:hint="eastAsia" w:ascii="宋体" w:hAnsi="宋体"/>
          <w:szCs w:val="21"/>
        </w:rPr>
      </w:pPr>
      <w:r>
        <w:rPr>
          <w:rFonts w:ascii="宋体" w:hAnsi="宋体"/>
          <w:szCs w:val="21"/>
        </w:rPr>
        <w:t>4.</w:t>
      </w:r>
      <w:r>
        <w:rPr>
          <w:rFonts w:hint="eastAsia" w:ascii="宋体" w:hAnsi="宋体"/>
          <w:szCs w:val="21"/>
          <w:lang w:eastAsia="zh"/>
        </w:rPr>
        <w:t>5</w:t>
      </w:r>
      <w:r>
        <w:rPr>
          <w:rFonts w:ascii="宋体" w:hAnsi="宋体"/>
          <w:szCs w:val="21"/>
        </w:rPr>
        <w:t>对</w:t>
      </w:r>
      <w:r>
        <w:rPr>
          <w:rFonts w:hint="eastAsia" w:ascii="宋体" w:hAnsi="宋体"/>
          <w:szCs w:val="21"/>
        </w:rPr>
        <w:t>Comment</w:t>
      </w:r>
      <w:r>
        <w:rPr>
          <w:rFonts w:ascii="宋体" w:hAnsi="宋体"/>
          <w:szCs w:val="21"/>
        </w:rPr>
        <w:t>类的三层划分</w:t>
      </w:r>
    </w:p>
    <w:p w14:paraId="683102E7">
      <w:pPr>
        <w:spacing w:line="360" w:lineRule="auto"/>
        <w:rPr>
          <w:rFonts w:hint="eastAsia" w:ascii="宋体" w:hAnsi="宋体" w:eastAsia="宋体"/>
        </w:rPr>
      </w:pPr>
      <w:r>
        <w:rPr>
          <w:rFonts w:hint="eastAsia" w:ascii="宋体" w:hAnsi="宋体" w:eastAsia="宋体"/>
        </w:rPr>
        <w:t>界面层：</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2C03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9" w:type="dxa"/>
          </w:tcPr>
          <w:p w14:paraId="3B49422B">
            <w:pPr>
              <w:spacing w:line="360" w:lineRule="auto"/>
              <w:jc w:val="center"/>
              <w:rPr>
                <w:rFonts w:hint="eastAsia" w:ascii="宋体" w:hAnsi="宋体" w:eastAsia="宋体"/>
              </w:rPr>
            </w:pPr>
            <w:r>
              <w:rPr>
                <w:rFonts w:ascii="宋体" w:hAnsi="宋体" w:eastAsia="宋体"/>
              </w:rPr>
              <w:t>名称</w:t>
            </w:r>
          </w:p>
        </w:tc>
        <w:tc>
          <w:tcPr>
            <w:tcW w:w="4117" w:type="dxa"/>
          </w:tcPr>
          <w:p w14:paraId="047C34D4">
            <w:pPr>
              <w:spacing w:line="360" w:lineRule="auto"/>
              <w:jc w:val="center"/>
              <w:rPr>
                <w:rFonts w:hint="eastAsia" w:ascii="宋体" w:hAnsi="宋体" w:eastAsia="宋体"/>
              </w:rPr>
            </w:pPr>
            <w:r>
              <w:rPr>
                <w:rFonts w:ascii="宋体" w:hAnsi="宋体" w:eastAsia="宋体"/>
              </w:rPr>
              <w:t>描述</w:t>
            </w:r>
          </w:p>
        </w:tc>
      </w:tr>
      <w:tr w14:paraId="0400B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79" w:type="dxa"/>
          </w:tcPr>
          <w:p w14:paraId="1AA960CC">
            <w:pPr>
              <w:spacing w:line="360" w:lineRule="auto"/>
              <w:rPr>
                <w:rFonts w:hint="eastAsia" w:ascii="宋体" w:hAnsi="宋体" w:eastAsia="宋体"/>
                <w:lang w:eastAsia="zh"/>
                <w:woUserID w:val="1"/>
              </w:rPr>
            </w:pPr>
            <w:r>
              <w:rPr>
                <w:rFonts w:hint="eastAsia" w:ascii="宋体" w:hAnsi="宋体" w:eastAsia="宋体"/>
                <w:lang w:val="en-US" w:eastAsia="zh-CN"/>
              </w:rPr>
              <w:t>c</w:t>
            </w:r>
            <w:r>
              <w:rPr>
                <w:rFonts w:hint="eastAsia" w:ascii="宋体" w:hAnsi="宋体" w:eastAsia="宋体"/>
              </w:rPr>
              <w:t>omment</w:t>
            </w:r>
            <w:ins w:id="395" w:author="神镐人 项目灭迹人 若叶睦 [2]" w:date="2025-11-27T10:43:03Z">
              <w:r>
                <w:rPr>
                  <w:rFonts w:hint="eastAsia" w:ascii="宋体" w:hAnsi="宋体" w:eastAsia="宋体"/>
                  <w:lang w:val="en-US" w:eastAsia="zh-CN"/>
                </w:rPr>
                <w:t>-</w:t>
              </w:r>
            </w:ins>
            <w:ins w:id="396" w:author="神镐人 项目灭迹人 若叶睦 [2]" w:date="2025-11-27T10:43:05Z">
              <w:r>
                <w:rPr>
                  <w:rFonts w:hint="eastAsia" w:ascii="宋体" w:hAnsi="宋体" w:eastAsia="宋体"/>
                  <w:lang w:val="en-US" w:eastAsia="zh-CN"/>
                </w:rPr>
                <w:t>edit</w:t>
              </w:r>
            </w:ins>
            <w:r>
              <w:rPr>
                <w:rFonts w:ascii="宋体" w:hAnsi="宋体" w:eastAsia="宋体"/>
              </w:rPr>
              <w:t>.html</w:t>
            </w:r>
            <w:ins w:id="397" w:author="神镐人 项目灭迹人 若叶睦 [2]" w:date="2025-11-27T11:35:06Z">
              <w:r>
                <w:rPr>
                  <w:rFonts w:hint="eastAsia" w:ascii="宋体" w:hAnsi="宋体" w:eastAsia="宋体"/>
                  <w:lang w:eastAsia="zh"/>
                  <w:woUserID w:val="1"/>
                </w:rPr>
                <w:t>(</w:t>
              </w:r>
            </w:ins>
            <w:ins w:id="398" w:author="神镐人 项目灭迹人 若叶睦 [2]" w:date="2025-11-27T11:40:11Z">
              <w:r>
                <w:rPr>
                  <w:rFonts w:hint="eastAsia" w:ascii="宋体" w:hAnsi="宋体" w:eastAsia="宋体"/>
                  <w:lang w:eastAsia="zh"/>
                  <w:woUserID w:val="1"/>
                </w:rPr>
                <w:t>Ed</w:t>
              </w:r>
            </w:ins>
            <w:ins w:id="399" w:author="神镐人 项目灭迹人 若叶睦 [2]" w:date="2025-11-27T11:40:12Z">
              <w:r>
                <w:rPr>
                  <w:rFonts w:hint="eastAsia" w:ascii="宋体" w:hAnsi="宋体" w:eastAsia="宋体"/>
                  <w:lang w:eastAsia="zh"/>
                  <w:woUserID w:val="1"/>
                </w:rPr>
                <w:t>it</w:t>
              </w:r>
            </w:ins>
            <w:ins w:id="400" w:author="神镐人 项目灭迹人 若叶睦 [2]" w:date="2025-11-27T11:45:08Z">
              <w:r>
                <w:rPr>
                  <w:rFonts w:hint="eastAsia" w:ascii="宋体" w:hAnsi="宋体" w:eastAsia="宋体"/>
                  <w:lang w:eastAsia="zh"/>
                  <w:woUserID w:val="1"/>
                </w:rPr>
                <w:t>Comment</w:t>
              </w:r>
            </w:ins>
            <w:ins w:id="401" w:author="神镐人 项目灭迹人 若叶睦 [2]" w:date="2025-11-27T11:35:06Z">
              <w:r>
                <w:rPr>
                  <w:rFonts w:hint="eastAsia" w:ascii="宋体" w:hAnsi="宋体" w:eastAsia="宋体"/>
                  <w:lang w:eastAsia="zh"/>
                  <w:woUserID w:val="1"/>
                </w:rPr>
                <w:t>)</w:t>
              </w:r>
            </w:ins>
          </w:p>
        </w:tc>
        <w:tc>
          <w:tcPr>
            <w:tcW w:w="4117" w:type="dxa"/>
          </w:tcPr>
          <w:p w14:paraId="6EF339E3">
            <w:pPr>
              <w:spacing w:line="360" w:lineRule="auto"/>
              <w:rPr>
                <w:rFonts w:hint="eastAsia" w:ascii="宋体" w:hAnsi="宋体" w:eastAsia="宋体"/>
              </w:rPr>
            </w:pPr>
            <w:r>
              <w:rPr>
                <w:rFonts w:hint="eastAsia" w:ascii="宋体" w:hAnsi="宋体" w:eastAsia="宋体"/>
              </w:rPr>
              <w:t>评论</w:t>
            </w:r>
            <w:ins w:id="402" w:author="神镐人 项目灭迹人 若叶睦 [2]" w:date="2025-11-27T10:43:19Z">
              <w:r>
                <w:rPr>
                  <w:rFonts w:hint="eastAsia" w:ascii="宋体" w:hAnsi="宋体" w:eastAsia="宋体"/>
                  <w:lang w:val="en-US" w:eastAsia="zh-CN"/>
                </w:rPr>
                <w:t>编辑</w:t>
              </w:r>
            </w:ins>
            <w:r>
              <w:rPr>
                <w:rFonts w:ascii="宋体" w:hAnsi="宋体" w:eastAsia="宋体"/>
              </w:rPr>
              <w:t>页面</w:t>
            </w:r>
          </w:p>
        </w:tc>
      </w:tr>
      <w:tr w14:paraId="0B1B6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60900B25">
            <w:pPr>
              <w:spacing w:line="360" w:lineRule="auto"/>
              <w:rPr>
                <w:rFonts w:hint="eastAsia" w:ascii="宋体" w:hAnsi="宋体" w:eastAsia="宋体"/>
                <w:lang w:eastAsia="zh"/>
                <w:woUserID w:val="1"/>
              </w:rPr>
            </w:pPr>
            <w:r>
              <w:rPr>
                <w:rFonts w:hint="eastAsia" w:ascii="宋体" w:hAnsi="宋体" w:eastAsia="宋体"/>
                <w:lang w:eastAsia="zh"/>
                <w:woUserID w:val="1"/>
              </w:rPr>
              <w:t>c</w:t>
            </w:r>
            <w:r>
              <w:rPr>
                <w:rFonts w:hint="eastAsia" w:ascii="宋体" w:hAnsi="宋体" w:eastAsia="宋体"/>
              </w:rPr>
              <w:t>omment</w:t>
            </w:r>
            <w:ins w:id="403" w:author="神镐人 项目灭迹人 若叶睦 [2]" w:date="2025-11-27T10:44:19Z">
              <w:r>
                <w:rPr>
                  <w:rFonts w:hint="eastAsia" w:ascii="宋体" w:hAnsi="宋体" w:eastAsia="宋体"/>
                  <w:lang w:eastAsia="zh"/>
                  <w:woUserID w:val="1"/>
                </w:rPr>
                <w:t>-</w:t>
              </w:r>
            </w:ins>
            <w:ins w:id="404" w:author="神镐人 项目灭迹人 若叶睦 [2]" w:date="2025-11-27T10:44:20Z">
              <w:r>
                <w:rPr>
                  <w:rFonts w:hint="eastAsia" w:ascii="宋体" w:hAnsi="宋体" w:eastAsia="宋体"/>
                  <w:lang w:eastAsia="zh"/>
                  <w:woUserID w:val="1"/>
                </w:rPr>
                <w:t>l</w:t>
              </w:r>
            </w:ins>
            <w:ins w:id="405" w:author="神镐人 项目灭迹人 若叶睦 [2]" w:date="2025-11-27T10:44:21Z">
              <w:r>
                <w:rPr>
                  <w:rFonts w:hint="eastAsia" w:ascii="宋体" w:hAnsi="宋体" w:eastAsia="宋体"/>
                  <w:lang w:eastAsia="zh"/>
                  <w:woUserID w:val="1"/>
                </w:rPr>
                <w:t>ist</w:t>
              </w:r>
            </w:ins>
            <w:r>
              <w:rPr>
                <w:rFonts w:ascii="宋体" w:hAnsi="宋体" w:eastAsia="宋体"/>
              </w:rPr>
              <w:t>.html</w:t>
            </w:r>
            <w:ins w:id="406" w:author="神镐人 项目灭迹人 若叶睦 [2]" w:date="2025-11-27T11:35:08Z">
              <w:r>
                <w:rPr>
                  <w:rFonts w:hint="eastAsia" w:ascii="宋体" w:hAnsi="宋体" w:eastAsia="宋体"/>
                  <w:lang w:eastAsia="zh"/>
                  <w:woUserID w:val="1"/>
                </w:rPr>
                <w:t>(</w:t>
              </w:r>
            </w:ins>
            <w:ins w:id="407" w:author="神镐人 项目灭迹人 若叶睦 [2]" w:date="2025-11-27T11:45:16Z">
              <w:r>
                <w:rPr>
                  <w:rFonts w:hint="eastAsia" w:ascii="宋体" w:hAnsi="宋体" w:eastAsia="宋体"/>
                  <w:lang w:eastAsia="zh"/>
                  <w:woUserID w:val="1"/>
                </w:rPr>
                <w:t>Display</w:t>
              </w:r>
            </w:ins>
            <w:ins w:id="408" w:author="神镐人 项目灭迹人 若叶睦 [2]" w:date="2025-11-27T11:45:19Z">
              <w:r>
                <w:rPr>
                  <w:rFonts w:hint="eastAsia" w:ascii="宋体" w:hAnsi="宋体" w:eastAsia="宋体"/>
                  <w:lang w:eastAsia="zh"/>
                  <w:woUserID w:val="1"/>
                </w:rPr>
                <w:t>Comment</w:t>
              </w:r>
            </w:ins>
            <w:ins w:id="409" w:author="神镐人 项目灭迹人 若叶睦 [2]" w:date="2025-11-27T11:35:08Z">
              <w:r>
                <w:rPr>
                  <w:rFonts w:hint="eastAsia" w:ascii="宋体" w:hAnsi="宋体" w:eastAsia="宋体"/>
                  <w:lang w:eastAsia="zh"/>
                  <w:woUserID w:val="1"/>
                </w:rPr>
                <w:t>)</w:t>
              </w:r>
            </w:ins>
          </w:p>
        </w:tc>
        <w:tc>
          <w:tcPr>
            <w:tcW w:w="4117" w:type="dxa"/>
          </w:tcPr>
          <w:p w14:paraId="11086BC7">
            <w:pPr>
              <w:spacing w:line="360" w:lineRule="auto"/>
              <w:rPr>
                <w:rFonts w:hint="eastAsia" w:ascii="宋体" w:hAnsi="宋体" w:eastAsia="宋体"/>
              </w:rPr>
            </w:pPr>
            <w:r>
              <w:rPr>
                <w:rFonts w:hint="eastAsia" w:ascii="宋体" w:hAnsi="宋体" w:eastAsia="宋体"/>
              </w:rPr>
              <w:t>评论</w:t>
            </w:r>
            <w:r>
              <w:rPr>
                <w:rFonts w:hint="eastAsia" w:ascii="宋体" w:hAnsi="宋体" w:eastAsia="宋体"/>
                <w:lang w:eastAsia="zh"/>
                <w:woUserID w:val="1"/>
              </w:rPr>
              <w:t>列表</w:t>
            </w:r>
            <w:r>
              <w:rPr>
                <w:rFonts w:hint="eastAsia" w:ascii="宋体" w:hAnsi="宋体" w:eastAsia="宋体"/>
              </w:rPr>
              <w:t>页面</w:t>
            </w:r>
          </w:p>
        </w:tc>
      </w:tr>
      <w:tr w14:paraId="1B6B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410" w:author="神镐人 项目灭迹人 若叶睦 [2]" w:date="2025-11-27T21:45:48Z"/>
        </w:trPr>
        <w:tc>
          <w:tcPr>
            <w:tcW w:w="4179" w:type="dxa"/>
          </w:tcPr>
          <w:p w14:paraId="137E1FDF">
            <w:pPr>
              <w:spacing w:line="360" w:lineRule="auto"/>
              <w:rPr>
                <w:ins w:id="411" w:author="神镐人 项目灭迹人 若叶睦 [2]" w:date="2025-11-27T21:45:48Z"/>
                <w:rFonts w:hint="eastAsia" w:ascii="宋体" w:hAnsi="宋体" w:eastAsia="宋体"/>
                <w:lang w:eastAsia="zh"/>
                <w:woUserID w:val="1"/>
              </w:rPr>
            </w:pPr>
            <w:ins w:id="412" w:author="神镐人 项目灭迹人 若叶睦 [2]" w:date="2025-11-27T21:45:48Z">
              <w:r>
                <w:rPr>
                  <w:rFonts w:hint="eastAsia" w:ascii="宋体" w:hAnsi="宋体" w:eastAsia="宋体"/>
                  <w:lang w:eastAsia="zh"/>
                  <w:woUserID w:val="1"/>
                </w:rPr>
                <w:t>c</w:t>
              </w:r>
            </w:ins>
            <w:ins w:id="413" w:author="神镐人 项目灭迹人 若叶睦 [2]" w:date="2025-11-27T21:45:48Z">
              <w:r>
                <w:rPr>
                  <w:rFonts w:hint="eastAsia" w:ascii="宋体" w:hAnsi="宋体" w:eastAsia="宋体"/>
                  <w:woUserID w:val="1"/>
                </w:rPr>
                <w:t>omment</w:t>
              </w:r>
            </w:ins>
            <w:ins w:id="414" w:author="神镐人 项目灭迹人 若叶睦 [2]" w:date="2025-11-27T21:45:48Z">
              <w:r>
                <w:rPr>
                  <w:rFonts w:hint="eastAsia" w:ascii="宋体" w:hAnsi="宋体" w:eastAsia="宋体"/>
                  <w:lang w:eastAsia="zh"/>
                  <w:woUserID w:val="1"/>
                </w:rPr>
                <w:t>-</w:t>
              </w:r>
            </w:ins>
            <w:ins w:id="415" w:author="神镐人 项目灭迹人 若叶睦 [2]" w:date="2025-11-27T21:46:13Z">
              <w:r>
                <w:rPr>
                  <w:rFonts w:hint="eastAsia" w:ascii="宋体" w:hAnsi="宋体" w:eastAsia="宋体"/>
                  <w:lang w:eastAsia="zh"/>
                  <w:woUserID w:val="1"/>
                </w:rPr>
                <w:t>de</w:t>
              </w:r>
            </w:ins>
            <w:ins w:id="416" w:author="神镐人 项目灭迹人 若叶睦 [2]" w:date="2025-11-27T21:46:15Z">
              <w:r>
                <w:rPr>
                  <w:rFonts w:hint="eastAsia" w:ascii="宋体" w:hAnsi="宋体" w:eastAsia="宋体"/>
                  <w:lang w:eastAsia="zh"/>
                  <w:woUserID w:val="1"/>
                </w:rPr>
                <w:t>tail</w:t>
              </w:r>
            </w:ins>
            <w:ins w:id="417" w:author="神镐人 项目灭迹人 若叶睦 [2]" w:date="2025-11-27T21:45:48Z">
              <w:r>
                <w:rPr>
                  <w:rFonts w:ascii="宋体" w:hAnsi="宋体" w:eastAsia="宋体"/>
                  <w:woUserID w:val="1"/>
                </w:rPr>
                <w:t>.html</w:t>
              </w:r>
            </w:ins>
          </w:p>
        </w:tc>
        <w:tc>
          <w:tcPr>
            <w:tcW w:w="4117" w:type="dxa"/>
          </w:tcPr>
          <w:p w14:paraId="6CB33E6D">
            <w:pPr>
              <w:spacing w:line="360" w:lineRule="auto"/>
              <w:rPr>
                <w:ins w:id="418" w:author="神镐人 项目灭迹人 若叶睦 [2]" w:date="2025-11-27T21:45:48Z"/>
                <w:rFonts w:hint="eastAsia" w:ascii="宋体" w:hAnsi="宋体" w:eastAsia="宋体"/>
                <w:woUserID w:val="1"/>
              </w:rPr>
            </w:pPr>
            <w:ins w:id="419" w:author="神镐人 项目灭迹人 若叶睦 [2]" w:date="2025-11-27T21:45:48Z">
              <w:r>
                <w:rPr>
                  <w:rFonts w:hint="eastAsia" w:ascii="宋体" w:hAnsi="宋体" w:eastAsia="宋体"/>
                  <w:woUserID w:val="1"/>
                </w:rPr>
                <w:t>评论</w:t>
              </w:r>
            </w:ins>
            <w:ins w:id="420" w:author="神镐人 项目灭迹人 若叶睦 [2]" w:date="2025-11-27T21:46:07Z">
              <w:r>
                <w:rPr>
                  <w:rFonts w:hint="eastAsia" w:ascii="宋体" w:hAnsi="宋体" w:eastAsia="宋体"/>
                  <w:lang w:eastAsia="zh"/>
                  <w:woUserID w:val="1"/>
                </w:rPr>
                <w:t>详情</w:t>
              </w:r>
            </w:ins>
            <w:ins w:id="421" w:author="神镐人 项目灭迹人 若叶睦 [2]" w:date="2025-11-27T21:45:48Z">
              <w:r>
                <w:rPr>
                  <w:rFonts w:hint="eastAsia" w:ascii="宋体" w:hAnsi="宋体" w:eastAsia="宋体"/>
                  <w:woUserID w:val="1"/>
                </w:rPr>
                <w:t>页面</w:t>
              </w:r>
            </w:ins>
          </w:p>
        </w:tc>
      </w:tr>
    </w:tbl>
    <w:p w14:paraId="04A7CE4F">
      <w:pPr>
        <w:spacing w:line="360" w:lineRule="auto"/>
        <w:rPr>
          <w:rFonts w:hint="eastAsia" w:ascii="宋体" w:hAnsi="宋体" w:eastAsia="宋体"/>
        </w:rPr>
      </w:pPr>
      <w:r>
        <w:rPr>
          <w:rFonts w:ascii="宋体" w:hAnsi="宋体" w:eastAsia="宋体"/>
        </w:rPr>
        <w:t>事务层：</w:t>
      </w:r>
      <w:r>
        <w:rPr>
          <w:rFonts w:hint="eastAsia" w:ascii="宋体" w:hAnsi="宋体" w:eastAsia="宋体"/>
        </w:rPr>
        <w:t>Comment.</w:t>
      </w:r>
      <w:r>
        <w:rPr>
          <w:rFonts w:ascii="宋体" w:hAnsi="宋体" w:eastAsia="宋体"/>
        </w:rPr>
        <w:t xml:space="preserve">java </w:t>
      </w:r>
      <w:r>
        <w:rPr>
          <w:rFonts w:hint="eastAsia" w:ascii="宋体" w:hAnsi="宋体" w:eastAsia="宋体"/>
        </w:rPr>
        <w:t>评论管理类</w:t>
      </w:r>
    </w:p>
    <w:p w14:paraId="34A262E0">
      <w:pPr>
        <w:spacing w:line="360" w:lineRule="auto"/>
        <w:rPr>
          <w:rFonts w:hint="eastAsia" w:ascii="宋体" w:hAnsi="宋体" w:eastAsia="宋体"/>
        </w:rPr>
      </w:pPr>
      <w:r>
        <w:rPr>
          <w:rFonts w:ascii="宋体" w:hAnsi="宋体" w:eastAsia="宋体"/>
        </w:rPr>
        <w:t>数据层：</w:t>
      </w:r>
      <w:r>
        <w:rPr>
          <w:rFonts w:hint="eastAsia" w:ascii="宋体" w:hAnsi="宋体" w:eastAsia="宋体"/>
        </w:rPr>
        <w:t>Comment</w:t>
      </w:r>
      <w:r>
        <w:rPr>
          <w:rFonts w:ascii="宋体" w:hAnsi="宋体" w:eastAsia="宋体"/>
        </w:rPr>
        <w:t xml:space="preserve">.dat </w:t>
      </w:r>
      <w:r>
        <w:rPr>
          <w:rFonts w:hint="eastAsia" w:ascii="宋体" w:hAnsi="宋体" w:eastAsia="宋体"/>
        </w:rPr>
        <w:t>评论信息表</w:t>
      </w:r>
    </w:p>
    <w:p w14:paraId="54B7EB5D">
      <w:pPr>
        <w:spacing w:line="360" w:lineRule="auto"/>
        <w:rPr>
          <w:rFonts w:hint="eastAsia" w:ascii="宋体" w:hAnsi="宋体" w:eastAsia="宋体"/>
        </w:rPr>
      </w:pPr>
    </w:p>
    <w:p w14:paraId="2ECD2D45">
      <w:pPr>
        <w:pStyle w:val="5"/>
        <w:rPr>
          <w:rFonts w:hint="eastAsia" w:ascii="宋体" w:hAnsi="宋体"/>
          <w:szCs w:val="21"/>
        </w:rPr>
      </w:pPr>
      <w:r>
        <w:rPr>
          <w:rFonts w:ascii="宋体" w:hAnsi="宋体"/>
          <w:szCs w:val="21"/>
        </w:rPr>
        <w:t>4.</w:t>
      </w:r>
      <w:r>
        <w:rPr>
          <w:rFonts w:hint="eastAsia" w:ascii="宋体" w:hAnsi="宋体"/>
          <w:szCs w:val="21"/>
          <w:lang w:eastAsia="zh"/>
        </w:rPr>
        <w:t>6</w:t>
      </w:r>
      <w:r>
        <w:rPr>
          <w:rFonts w:ascii="宋体" w:hAnsi="宋体"/>
          <w:szCs w:val="21"/>
        </w:rPr>
        <w:t>对Collect类的三层划分</w:t>
      </w:r>
    </w:p>
    <w:p w14:paraId="104E8BC8">
      <w:pPr>
        <w:spacing w:line="360" w:lineRule="auto"/>
        <w:rPr>
          <w:rFonts w:hint="eastAsia" w:ascii="宋体" w:hAnsi="宋体" w:eastAsia="宋体"/>
        </w:rPr>
      </w:pPr>
      <w:r>
        <w:rPr>
          <w:rFonts w:hint="eastAsia" w:ascii="宋体" w:hAnsi="宋体" w:eastAsia="宋体"/>
        </w:rPr>
        <w:t>界面层：</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79"/>
        <w:gridCol w:w="4117"/>
      </w:tblGrid>
      <w:tr w14:paraId="601F0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305537B9">
            <w:pPr>
              <w:spacing w:line="360" w:lineRule="auto"/>
              <w:jc w:val="center"/>
              <w:rPr>
                <w:rFonts w:hint="eastAsia" w:ascii="宋体" w:hAnsi="宋体" w:eastAsia="宋体"/>
              </w:rPr>
            </w:pPr>
            <w:r>
              <w:rPr>
                <w:rFonts w:ascii="宋体" w:hAnsi="宋体" w:eastAsia="宋体"/>
              </w:rPr>
              <w:t>名称</w:t>
            </w:r>
          </w:p>
        </w:tc>
        <w:tc>
          <w:tcPr>
            <w:tcW w:w="4117" w:type="dxa"/>
          </w:tcPr>
          <w:p w14:paraId="5047734C">
            <w:pPr>
              <w:spacing w:line="360" w:lineRule="auto"/>
              <w:jc w:val="center"/>
              <w:rPr>
                <w:rFonts w:hint="eastAsia" w:ascii="宋体" w:hAnsi="宋体" w:eastAsia="宋体"/>
              </w:rPr>
            </w:pPr>
            <w:r>
              <w:rPr>
                <w:rFonts w:ascii="宋体" w:hAnsi="宋体" w:eastAsia="宋体"/>
              </w:rPr>
              <w:t>描述</w:t>
            </w:r>
          </w:p>
        </w:tc>
      </w:tr>
      <w:tr w14:paraId="1E19C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79" w:type="dxa"/>
          </w:tcPr>
          <w:p w14:paraId="20A44555">
            <w:pPr>
              <w:spacing w:line="360" w:lineRule="auto"/>
              <w:rPr>
                <w:rFonts w:hint="eastAsia" w:ascii="宋体" w:hAnsi="宋体" w:eastAsia="宋体"/>
                <w:lang w:eastAsia="zh"/>
                <w:woUserID w:val="1"/>
              </w:rPr>
            </w:pPr>
            <w:bookmarkStart w:id="22" w:name="_GoBack"/>
            <w:r>
              <w:rPr>
                <w:rFonts w:hint="eastAsia" w:ascii="宋体" w:hAnsi="宋体" w:eastAsia="宋体"/>
                <w:lang w:val="en-US" w:eastAsia="zh-CN"/>
              </w:rPr>
              <w:t>c</w:t>
            </w:r>
            <w:r>
              <w:rPr>
                <w:rFonts w:ascii="宋体" w:hAnsi="宋体" w:eastAsia="宋体"/>
              </w:rPr>
              <w:t>ollect</w:t>
            </w:r>
            <w:ins w:id="422" w:author="神镐人 项目灭迹人 若叶睦 [2]" w:date="2025-11-27T10:42:03Z">
              <w:r>
                <w:rPr>
                  <w:rFonts w:hint="eastAsia" w:ascii="宋体" w:hAnsi="宋体" w:eastAsia="宋体"/>
                  <w:lang w:val="en-US" w:eastAsia="zh-CN"/>
                </w:rPr>
                <w:t>-</w:t>
              </w:r>
            </w:ins>
            <w:ins w:id="423" w:author="神镐人 项目灭迹人 若叶睦 [2]" w:date="2025-11-27T10:42:07Z">
              <w:r>
                <w:rPr>
                  <w:rFonts w:hint="eastAsia" w:ascii="宋体" w:hAnsi="宋体" w:eastAsia="宋体"/>
                  <w:lang w:val="en-US" w:eastAsia="zh-CN"/>
                </w:rPr>
                <w:t>list</w:t>
              </w:r>
            </w:ins>
            <w:r>
              <w:rPr>
                <w:rFonts w:ascii="宋体" w:hAnsi="宋体" w:eastAsia="宋体"/>
              </w:rPr>
              <w:t>.html</w:t>
            </w:r>
            <w:ins w:id="424" w:author="神镐人 项目灭迹人 若叶睦 [2]" w:date="2025-11-27T11:34:36Z">
              <w:r>
                <w:rPr>
                  <w:rFonts w:hint="eastAsia" w:ascii="宋体" w:hAnsi="宋体" w:eastAsia="宋体"/>
                  <w:lang w:eastAsia="zh"/>
                  <w:woUserID w:val="1"/>
                </w:rPr>
                <w:t>(</w:t>
              </w:r>
            </w:ins>
            <w:ins w:id="425" w:author="神镐人 项目灭迹人 若叶睦 [2]" w:date="2025-11-27T11:34:56Z">
              <w:r>
                <w:rPr>
                  <w:rFonts w:hint="eastAsia" w:ascii="宋体" w:hAnsi="宋体" w:eastAsia="宋体"/>
                  <w:lang w:eastAsia="zh"/>
                  <w:woUserID w:val="1"/>
                </w:rPr>
                <w:t>display</w:t>
              </w:r>
            </w:ins>
            <w:ins w:id="426" w:author="神镐人 项目灭迹人 若叶睦 [2]" w:date="2025-11-27T11:35:00Z">
              <w:r>
                <w:rPr>
                  <w:rFonts w:hint="eastAsia" w:ascii="宋体" w:hAnsi="宋体" w:eastAsia="宋体"/>
                  <w:lang w:eastAsia="zh"/>
                  <w:woUserID w:val="1"/>
                </w:rPr>
                <w:t>Collect</w:t>
              </w:r>
            </w:ins>
            <w:ins w:id="427" w:author="神镐人 项目灭迹人 若叶睦 [2]" w:date="2025-11-27T11:34:36Z">
              <w:r>
                <w:rPr>
                  <w:rFonts w:hint="eastAsia" w:ascii="宋体" w:hAnsi="宋体" w:eastAsia="宋体"/>
                  <w:lang w:eastAsia="zh"/>
                  <w:woUserID w:val="1"/>
                </w:rPr>
                <w:t>)</w:t>
              </w:r>
            </w:ins>
          </w:p>
        </w:tc>
        <w:tc>
          <w:tcPr>
            <w:tcW w:w="4117" w:type="dxa"/>
          </w:tcPr>
          <w:p w14:paraId="59048972">
            <w:pPr>
              <w:spacing w:line="360" w:lineRule="auto"/>
              <w:rPr>
                <w:rFonts w:hint="eastAsia" w:ascii="宋体" w:hAnsi="宋体" w:eastAsia="宋体"/>
              </w:rPr>
            </w:pPr>
            <w:r>
              <w:rPr>
                <w:rFonts w:hint="eastAsia" w:ascii="宋体" w:hAnsi="宋体" w:eastAsia="宋体"/>
              </w:rPr>
              <w:t>收藏</w:t>
            </w:r>
            <w:ins w:id="428" w:author="神镐人 项目灭迹人 若叶睦 [2]" w:date="2025-11-27T10:44:38Z">
              <w:r>
                <w:rPr>
                  <w:rFonts w:hint="eastAsia" w:ascii="宋体" w:hAnsi="宋体" w:eastAsia="宋体"/>
                  <w:lang w:eastAsia="zh"/>
                  <w:woUserID w:val="1"/>
                </w:rPr>
                <w:t>列表</w:t>
              </w:r>
            </w:ins>
            <w:del w:id="429" w:author="神镐人 项目灭迹人 若叶睦 [2]" w:date="2025-11-27T10:44:37Z">
              <w:r>
                <w:rPr>
                  <w:rFonts w:hint="eastAsia" w:ascii="宋体" w:hAnsi="宋体" w:eastAsia="宋体"/>
                  <w:lang w:eastAsia="zh"/>
                </w:rPr>
                <w:delText>详情</w:delText>
              </w:r>
            </w:del>
            <w:r>
              <w:rPr>
                <w:rFonts w:ascii="宋体" w:hAnsi="宋体" w:eastAsia="宋体"/>
              </w:rPr>
              <w:t>页面</w:t>
            </w:r>
          </w:p>
        </w:tc>
      </w:tr>
      <w:bookmarkEnd w:id="22"/>
    </w:tbl>
    <w:p w14:paraId="2784C426">
      <w:pPr>
        <w:spacing w:line="360" w:lineRule="auto"/>
        <w:rPr>
          <w:rFonts w:hint="eastAsia" w:ascii="宋体" w:hAnsi="宋体" w:eastAsia="宋体"/>
        </w:rPr>
      </w:pPr>
      <w:r>
        <w:rPr>
          <w:rFonts w:ascii="宋体" w:hAnsi="宋体" w:eastAsia="宋体"/>
        </w:rPr>
        <w:t>事务层：Collect</w:t>
      </w:r>
      <w:r>
        <w:rPr>
          <w:rFonts w:hint="eastAsia" w:ascii="宋体" w:hAnsi="宋体" w:eastAsia="宋体"/>
        </w:rPr>
        <w:t>.</w:t>
      </w:r>
      <w:r>
        <w:rPr>
          <w:rFonts w:ascii="宋体" w:hAnsi="宋体" w:eastAsia="宋体"/>
        </w:rPr>
        <w:t xml:space="preserve">java </w:t>
      </w:r>
      <w:r>
        <w:rPr>
          <w:rFonts w:hint="eastAsia" w:ascii="宋体" w:hAnsi="宋体" w:eastAsia="宋体"/>
        </w:rPr>
        <w:t>收藏类</w:t>
      </w:r>
    </w:p>
    <w:p w14:paraId="2B65AAD1">
      <w:pPr>
        <w:spacing w:line="360" w:lineRule="auto"/>
        <w:rPr>
          <w:rFonts w:hint="eastAsia" w:ascii="宋体" w:hAnsi="宋体" w:eastAsia="宋体"/>
        </w:rPr>
      </w:pPr>
      <w:r>
        <w:rPr>
          <w:rFonts w:ascii="宋体" w:hAnsi="宋体" w:eastAsia="宋体"/>
        </w:rPr>
        <w:t xml:space="preserve">数据层：Collect.dat </w:t>
      </w:r>
      <w:r>
        <w:rPr>
          <w:rFonts w:hint="eastAsia" w:ascii="宋体" w:hAnsi="宋体" w:eastAsia="宋体"/>
        </w:rPr>
        <w:t>收藏信息表</w:t>
      </w:r>
    </w:p>
    <w:p w14:paraId="7656D290">
      <w:pPr>
        <w:pStyle w:val="2"/>
        <w:rPr>
          <w:rFonts w:hint="eastAsia" w:ascii="华文中宋" w:hAnsi="华文中宋" w:eastAsia="华文中宋"/>
          <w:sz w:val="32"/>
          <w:szCs w:val="32"/>
        </w:rPr>
      </w:pPr>
      <w:bookmarkStart w:id="15" w:name="_Toc149848667"/>
      <w:r>
        <w:rPr>
          <w:rFonts w:hint="eastAsia" w:ascii="华文中宋" w:hAnsi="华文中宋" w:eastAsia="华文中宋"/>
          <w:sz w:val="32"/>
          <w:szCs w:val="32"/>
        </w:rPr>
        <w:t>三、系统行为模型</w:t>
      </w:r>
      <w:bookmarkEnd w:id="15"/>
    </w:p>
    <w:p w14:paraId="7BD8D8D1">
      <w:pPr>
        <w:pStyle w:val="3"/>
        <w:rPr>
          <w:rFonts w:hint="eastAsia"/>
        </w:rPr>
      </w:pPr>
      <w:bookmarkStart w:id="16" w:name="_Toc149848668"/>
      <w:r>
        <w:rPr>
          <w:rFonts w:hint="eastAsia"/>
        </w:rPr>
        <w:t>1、交互模型</w:t>
      </w:r>
      <w:bookmarkEnd w:id="16"/>
    </w:p>
    <w:p w14:paraId="4902C987">
      <w:pPr>
        <w:pStyle w:val="5"/>
        <w:rPr>
          <w:rFonts w:hint="eastAsia" w:ascii="宋体" w:hAnsi="宋体"/>
          <w:szCs w:val="21"/>
        </w:rPr>
      </w:pPr>
      <w:r>
        <w:rPr>
          <w:rFonts w:hint="eastAsia" w:ascii="宋体" w:hAnsi="宋体"/>
          <w:szCs w:val="21"/>
        </w:rPr>
        <w:t>1</w:t>
      </w:r>
      <w:r>
        <w:rPr>
          <w:rFonts w:ascii="宋体" w:hAnsi="宋体"/>
          <w:szCs w:val="21"/>
        </w:rPr>
        <w:t xml:space="preserve">.1 </w:t>
      </w:r>
      <w:r>
        <w:rPr>
          <w:rFonts w:hint="eastAsia" w:ascii="宋体" w:hAnsi="宋体"/>
          <w:szCs w:val="21"/>
        </w:rPr>
        <w:t>用户登录顺序图</w:t>
      </w:r>
    </w:p>
    <w:p w14:paraId="0AFA26C6">
      <w:pPr>
        <w:rPr>
          <w:rFonts w:hint="eastAsia"/>
          <w:lang w:eastAsia="zh"/>
        </w:rPr>
      </w:pPr>
      <w:r>
        <w:rPr>
          <w:rFonts w:hint="eastAsia"/>
          <w:lang w:eastAsia="zh"/>
        </w:rPr>
        <w:drawing>
          <wp:inline distT="0" distB="0" distL="114300" distR="114300">
            <wp:extent cx="5829300" cy="2131060"/>
            <wp:effectExtent l="0" t="0" r="0" b="254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0"/>
                    <a:stretch>
                      <a:fillRect/>
                    </a:stretch>
                  </pic:blipFill>
                  <pic:spPr>
                    <a:xfrm>
                      <a:off x="0" y="0"/>
                      <a:ext cx="5829300" cy="2131060"/>
                    </a:xfrm>
                    <a:prstGeom prst="rect">
                      <a:avLst/>
                    </a:prstGeom>
                  </pic:spPr>
                </pic:pic>
              </a:graphicData>
            </a:graphic>
          </wp:inline>
        </w:drawing>
      </w:r>
    </w:p>
    <w:p w14:paraId="39AE2E88">
      <w:pPr>
        <w:pStyle w:val="5"/>
        <w:rPr>
          <w:rFonts w:hint="eastAsia" w:ascii="宋体" w:hAnsi="宋体"/>
          <w:szCs w:val="21"/>
        </w:rPr>
      </w:pPr>
      <w:r>
        <w:rPr>
          <w:rFonts w:ascii="宋体" w:hAnsi="宋体"/>
          <w:szCs w:val="21"/>
        </w:rPr>
        <w:t>1.</w:t>
      </w:r>
      <w:r>
        <w:rPr>
          <w:rFonts w:hint="eastAsia" w:ascii="宋体" w:hAnsi="宋体"/>
          <w:szCs w:val="21"/>
        </w:rPr>
        <w:t>2</w:t>
      </w:r>
      <w:r>
        <w:rPr>
          <w:rFonts w:ascii="宋体" w:hAnsi="宋体"/>
          <w:szCs w:val="21"/>
        </w:rPr>
        <w:t xml:space="preserve"> </w:t>
      </w:r>
      <w:r>
        <w:rPr>
          <w:rFonts w:hint="eastAsia" w:ascii="宋体" w:hAnsi="宋体"/>
          <w:szCs w:val="21"/>
        </w:rPr>
        <w:t>用户注册顺序图</w:t>
      </w:r>
    </w:p>
    <w:p w14:paraId="6A3BDE83">
      <w:pPr>
        <w:rPr>
          <w:rFonts w:hint="eastAsia"/>
          <w:lang w:eastAsia="zh"/>
        </w:rPr>
      </w:pPr>
      <w:r>
        <w:rPr>
          <w:rFonts w:hint="eastAsia"/>
          <w:lang w:eastAsia="zh"/>
        </w:rPr>
        <w:drawing>
          <wp:inline distT="0" distB="0" distL="114300" distR="114300">
            <wp:extent cx="5845810" cy="2386330"/>
            <wp:effectExtent l="0" t="0" r="2540" b="1397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1"/>
                    <a:stretch>
                      <a:fillRect/>
                    </a:stretch>
                  </pic:blipFill>
                  <pic:spPr>
                    <a:xfrm>
                      <a:off x="0" y="0"/>
                      <a:ext cx="5845810" cy="2386330"/>
                    </a:xfrm>
                    <a:prstGeom prst="rect">
                      <a:avLst/>
                    </a:prstGeom>
                  </pic:spPr>
                </pic:pic>
              </a:graphicData>
            </a:graphic>
          </wp:inline>
        </w:drawing>
      </w:r>
    </w:p>
    <w:p w14:paraId="15D42FE5">
      <w:pPr>
        <w:pStyle w:val="5"/>
        <w:rPr>
          <w:rFonts w:hint="eastAsia" w:ascii="宋体" w:hAnsi="宋体"/>
          <w:szCs w:val="21"/>
        </w:rPr>
      </w:pPr>
      <w:r>
        <w:rPr>
          <w:rFonts w:ascii="宋体" w:hAnsi="宋体"/>
          <w:szCs w:val="21"/>
        </w:rPr>
        <w:t>1.</w:t>
      </w:r>
      <w:r>
        <w:rPr>
          <w:rFonts w:hint="eastAsia" w:ascii="宋体" w:hAnsi="宋体"/>
          <w:szCs w:val="21"/>
        </w:rPr>
        <w:t>3</w:t>
      </w:r>
      <w:r>
        <w:rPr>
          <w:rFonts w:ascii="宋体" w:hAnsi="宋体"/>
          <w:szCs w:val="21"/>
        </w:rPr>
        <w:t xml:space="preserve"> </w:t>
      </w:r>
      <w:r>
        <w:rPr>
          <w:rFonts w:hint="eastAsia" w:ascii="宋体" w:hAnsi="宋体"/>
          <w:szCs w:val="21"/>
        </w:rPr>
        <w:t>修改用户信息顺序图</w:t>
      </w:r>
    </w:p>
    <w:p w14:paraId="083E11AD">
      <w:pPr>
        <w:rPr>
          <w:rFonts w:hint="eastAsia"/>
          <w:lang w:eastAsia="zh"/>
        </w:rPr>
      </w:pPr>
      <w:r>
        <w:rPr>
          <w:rFonts w:hint="eastAsia"/>
          <w:lang w:eastAsia="zh"/>
        </w:rPr>
        <w:drawing>
          <wp:inline distT="0" distB="0" distL="114300" distR="114300">
            <wp:extent cx="5750560" cy="3049905"/>
            <wp:effectExtent l="0" t="0" r="2540" b="1714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2"/>
                    <a:stretch>
                      <a:fillRect/>
                    </a:stretch>
                  </pic:blipFill>
                  <pic:spPr>
                    <a:xfrm>
                      <a:off x="0" y="0"/>
                      <a:ext cx="5750560" cy="3049905"/>
                    </a:xfrm>
                    <a:prstGeom prst="rect">
                      <a:avLst/>
                    </a:prstGeom>
                  </pic:spPr>
                </pic:pic>
              </a:graphicData>
            </a:graphic>
          </wp:inline>
        </w:drawing>
      </w:r>
    </w:p>
    <w:p w14:paraId="5038D723">
      <w:pPr>
        <w:pStyle w:val="5"/>
        <w:rPr>
          <w:rFonts w:hint="eastAsia" w:ascii="宋体" w:hAnsi="宋体"/>
          <w:szCs w:val="21"/>
        </w:rPr>
      </w:pPr>
      <w:r>
        <w:rPr>
          <w:rFonts w:ascii="宋体" w:hAnsi="宋体"/>
          <w:szCs w:val="21"/>
        </w:rPr>
        <w:t>1.</w:t>
      </w:r>
      <w:r>
        <w:rPr>
          <w:rFonts w:hint="eastAsia" w:ascii="宋体" w:hAnsi="宋体"/>
          <w:szCs w:val="21"/>
        </w:rPr>
        <w:t>4</w:t>
      </w:r>
      <w:r>
        <w:rPr>
          <w:rFonts w:ascii="宋体" w:hAnsi="宋体"/>
          <w:szCs w:val="21"/>
        </w:rPr>
        <w:t xml:space="preserve"> </w:t>
      </w:r>
      <w:r>
        <w:rPr>
          <w:rFonts w:hint="eastAsia" w:ascii="宋体" w:hAnsi="宋体"/>
          <w:szCs w:val="21"/>
        </w:rPr>
        <w:t>注销账号顺序图</w:t>
      </w:r>
    </w:p>
    <w:p w14:paraId="2FA249E2">
      <w:pPr>
        <w:rPr>
          <w:rFonts w:hint="eastAsia"/>
          <w:lang w:eastAsia="zh"/>
        </w:rPr>
      </w:pPr>
      <w:r>
        <w:rPr>
          <w:rFonts w:hint="eastAsia"/>
          <w:lang w:eastAsia="zh"/>
        </w:rPr>
        <w:drawing>
          <wp:inline distT="0" distB="0" distL="114300" distR="114300">
            <wp:extent cx="6063615" cy="2454910"/>
            <wp:effectExtent l="0" t="0" r="13335" b="254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pic:cNvPicPr>
                  </pic:nvPicPr>
                  <pic:blipFill>
                    <a:blip r:embed="rId13"/>
                    <a:stretch>
                      <a:fillRect/>
                    </a:stretch>
                  </pic:blipFill>
                  <pic:spPr>
                    <a:xfrm>
                      <a:off x="0" y="0"/>
                      <a:ext cx="6063615" cy="2454910"/>
                    </a:xfrm>
                    <a:prstGeom prst="rect">
                      <a:avLst/>
                    </a:prstGeom>
                  </pic:spPr>
                </pic:pic>
              </a:graphicData>
            </a:graphic>
          </wp:inline>
        </w:drawing>
      </w:r>
    </w:p>
    <w:p w14:paraId="7FF939B7">
      <w:pPr>
        <w:pStyle w:val="5"/>
        <w:rPr>
          <w:rFonts w:hint="eastAsia" w:ascii="宋体" w:hAnsi="宋体"/>
          <w:szCs w:val="21"/>
        </w:rPr>
      </w:pPr>
      <w:r>
        <w:rPr>
          <w:rFonts w:ascii="宋体" w:hAnsi="宋体"/>
          <w:szCs w:val="21"/>
        </w:rPr>
        <w:t>1.</w:t>
      </w:r>
      <w:r>
        <w:rPr>
          <w:rFonts w:hint="eastAsia" w:ascii="宋体" w:hAnsi="宋体"/>
          <w:szCs w:val="21"/>
        </w:rPr>
        <w:t>5</w:t>
      </w:r>
      <w:r>
        <w:rPr>
          <w:rFonts w:ascii="宋体" w:hAnsi="宋体"/>
          <w:szCs w:val="21"/>
        </w:rPr>
        <w:t xml:space="preserve"> </w:t>
      </w:r>
      <w:r>
        <w:rPr>
          <w:rFonts w:hint="eastAsia" w:ascii="宋体" w:hAnsi="宋体"/>
          <w:szCs w:val="21"/>
        </w:rPr>
        <w:t>密码找回顺序图</w:t>
      </w:r>
    </w:p>
    <w:p w14:paraId="172820C9">
      <w:pPr>
        <w:rPr>
          <w:rFonts w:hint="eastAsia"/>
        </w:rPr>
      </w:pPr>
      <w:r>
        <w:drawing>
          <wp:inline distT="0" distB="0" distL="114300" distR="114300">
            <wp:extent cx="6031865" cy="2562860"/>
            <wp:effectExtent l="0" t="0" r="6985" b="889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14"/>
                    <a:stretch>
                      <a:fillRect/>
                    </a:stretch>
                  </pic:blipFill>
                  <pic:spPr>
                    <a:xfrm>
                      <a:off x="0" y="0"/>
                      <a:ext cx="6031865" cy="2562860"/>
                    </a:xfrm>
                    <a:prstGeom prst="rect">
                      <a:avLst/>
                    </a:prstGeom>
                  </pic:spPr>
                </pic:pic>
              </a:graphicData>
            </a:graphic>
          </wp:inline>
        </w:drawing>
      </w:r>
    </w:p>
    <w:p w14:paraId="797E89DF">
      <w:pPr>
        <w:pStyle w:val="5"/>
        <w:rPr>
          <w:rFonts w:hint="eastAsia" w:ascii="宋体" w:hAnsi="宋体"/>
          <w:szCs w:val="21"/>
        </w:rPr>
      </w:pPr>
      <w:r>
        <w:rPr>
          <w:rFonts w:ascii="宋体" w:hAnsi="宋体"/>
          <w:szCs w:val="21"/>
        </w:rPr>
        <w:t>1.6</w:t>
      </w:r>
      <w:r>
        <w:rPr>
          <w:rFonts w:hint="eastAsia" w:ascii="宋体" w:hAnsi="宋体"/>
          <w:szCs w:val="21"/>
          <w:lang w:eastAsia="zh"/>
        </w:rPr>
        <w:t>查询用户顺序图</w:t>
      </w:r>
    </w:p>
    <w:p w14:paraId="067C1B76">
      <w:pPr>
        <w:spacing w:line="360" w:lineRule="auto"/>
        <w:rPr>
          <w:rFonts w:ascii="Consolas" w:hAnsi="Consolas" w:cs="宋体"/>
        </w:rPr>
      </w:pPr>
      <w:r>
        <w:rPr>
          <w:rFonts w:ascii="Consolas" w:hAnsi="Consolas" w:cs="宋体"/>
        </w:rPr>
        <w:drawing>
          <wp:inline distT="0" distB="0" distL="114300" distR="114300">
            <wp:extent cx="6061710" cy="2750820"/>
            <wp:effectExtent l="0" t="0" r="15240" b="1143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5"/>
                    <a:stretch>
                      <a:fillRect/>
                    </a:stretch>
                  </pic:blipFill>
                  <pic:spPr>
                    <a:xfrm>
                      <a:off x="0" y="0"/>
                      <a:ext cx="6061710" cy="2750820"/>
                    </a:xfrm>
                    <a:prstGeom prst="rect">
                      <a:avLst/>
                    </a:prstGeom>
                  </pic:spPr>
                </pic:pic>
              </a:graphicData>
            </a:graphic>
          </wp:inline>
        </w:drawing>
      </w:r>
    </w:p>
    <w:p w14:paraId="623643A0">
      <w:pPr>
        <w:spacing w:line="360" w:lineRule="auto"/>
        <w:jc w:val="center"/>
        <w:rPr>
          <w:rFonts w:ascii="Consolas" w:hAnsi="Consolas" w:cs="宋体"/>
          <w:color w:val="000000" w:themeColor="text1"/>
          <w14:textFill>
            <w14:solidFill>
              <w14:schemeClr w14:val="tx1"/>
            </w14:solidFill>
          </w14:textFill>
        </w:rPr>
      </w:pPr>
    </w:p>
    <w:p w14:paraId="56CD2F16">
      <w:pPr>
        <w:pStyle w:val="5"/>
        <w:rPr>
          <w:rFonts w:hint="eastAsia" w:ascii="宋体" w:hAnsi="宋体"/>
          <w:szCs w:val="21"/>
        </w:rPr>
      </w:pPr>
      <w:r>
        <w:rPr>
          <w:rFonts w:hint="eastAsia" w:ascii="宋体" w:hAnsi="宋体"/>
          <w:szCs w:val="21"/>
        </w:rPr>
        <w:t>1</w:t>
      </w:r>
      <w:r>
        <w:rPr>
          <w:rFonts w:ascii="宋体" w:hAnsi="宋体"/>
          <w:szCs w:val="21"/>
        </w:rPr>
        <w:t>.7</w:t>
      </w:r>
      <w:r>
        <w:rPr>
          <w:rFonts w:hint="eastAsia" w:ascii="宋体" w:hAnsi="宋体"/>
          <w:szCs w:val="21"/>
          <w:lang w:eastAsia="zh"/>
        </w:rPr>
        <w:t>创建频道顺序图</w:t>
      </w:r>
    </w:p>
    <w:p w14:paraId="1894304B">
      <w:pPr>
        <w:spacing w:line="360" w:lineRule="auto"/>
        <w:rPr>
          <w:rFonts w:ascii="Consolas" w:hAnsi="Consolas" w:cs="宋体"/>
          <w:color w:val="000000" w:themeColor="text1"/>
          <w:lang w:eastAsia="zh"/>
          <w14:textFill>
            <w14:solidFill>
              <w14:schemeClr w14:val="tx1"/>
            </w14:solidFill>
          </w14:textFill>
        </w:rPr>
      </w:pPr>
      <w:r>
        <w:rPr>
          <w:rFonts w:hint="eastAsia" w:ascii="Consolas" w:hAnsi="Consolas" w:cs="宋体"/>
          <w:color w:val="000000" w:themeColor="text1"/>
          <w:lang w:eastAsia="zh"/>
          <w14:textFill>
            <w14:solidFill>
              <w14:schemeClr w14:val="tx1"/>
            </w14:solidFill>
          </w14:textFill>
        </w:rPr>
        <w:drawing>
          <wp:inline distT="0" distB="0" distL="114300" distR="114300">
            <wp:extent cx="6099810" cy="2232025"/>
            <wp:effectExtent l="0" t="0" r="15240" b="1587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16"/>
                    <a:stretch>
                      <a:fillRect/>
                    </a:stretch>
                  </pic:blipFill>
                  <pic:spPr>
                    <a:xfrm>
                      <a:off x="0" y="0"/>
                      <a:ext cx="6099810" cy="2232025"/>
                    </a:xfrm>
                    <a:prstGeom prst="rect">
                      <a:avLst/>
                    </a:prstGeom>
                  </pic:spPr>
                </pic:pic>
              </a:graphicData>
            </a:graphic>
          </wp:inline>
        </w:drawing>
      </w:r>
    </w:p>
    <w:p w14:paraId="080D63CC">
      <w:pPr>
        <w:rPr>
          <w:rFonts w:hint="eastAsia" w:ascii="宋体" w:hAnsi="宋体" w:eastAsia="宋体" w:cstheme="majorBidi"/>
          <w:b/>
          <w:bCs/>
          <w:szCs w:val="21"/>
        </w:rPr>
      </w:pPr>
    </w:p>
    <w:p w14:paraId="04BA4595">
      <w:pPr>
        <w:pStyle w:val="5"/>
        <w:rPr>
          <w:rFonts w:hint="eastAsia" w:ascii="宋体" w:hAnsi="宋体"/>
          <w:szCs w:val="21"/>
        </w:rPr>
      </w:pPr>
      <w:r>
        <w:rPr>
          <w:rFonts w:ascii="宋体" w:hAnsi="宋体"/>
          <w:szCs w:val="21"/>
        </w:rPr>
        <w:t>1.8</w:t>
      </w:r>
      <w:r>
        <w:rPr>
          <w:rFonts w:hint="eastAsia" w:ascii="宋体" w:hAnsi="宋体"/>
          <w:szCs w:val="21"/>
        </w:rPr>
        <w:t>审核</w:t>
      </w:r>
      <w:r>
        <w:rPr>
          <w:rFonts w:hint="eastAsia" w:ascii="宋体" w:hAnsi="宋体"/>
          <w:szCs w:val="21"/>
          <w:lang w:eastAsia="zh"/>
        </w:rPr>
        <w:t>频道</w:t>
      </w:r>
      <w:r>
        <w:rPr>
          <w:rFonts w:hint="eastAsia" w:ascii="宋体" w:hAnsi="宋体"/>
          <w:szCs w:val="21"/>
        </w:rPr>
        <w:t>顺序图</w:t>
      </w:r>
    </w:p>
    <w:p w14:paraId="0C875EE0">
      <w:pPr>
        <w:rPr>
          <w:rFonts w:hint="eastAsia"/>
          <w:lang w:eastAsia="zh"/>
        </w:rPr>
      </w:pPr>
      <w:r>
        <w:rPr>
          <w:rFonts w:hint="eastAsia"/>
          <w:lang w:eastAsia="zh"/>
        </w:rPr>
        <w:drawing>
          <wp:inline distT="0" distB="0" distL="114300" distR="114300">
            <wp:extent cx="5734685" cy="2216150"/>
            <wp:effectExtent l="0" t="0" r="18415" b="1270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7"/>
                    <a:stretch>
                      <a:fillRect/>
                    </a:stretch>
                  </pic:blipFill>
                  <pic:spPr>
                    <a:xfrm>
                      <a:off x="0" y="0"/>
                      <a:ext cx="5734685" cy="2216150"/>
                    </a:xfrm>
                    <a:prstGeom prst="rect">
                      <a:avLst/>
                    </a:prstGeom>
                  </pic:spPr>
                </pic:pic>
              </a:graphicData>
            </a:graphic>
          </wp:inline>
        </w:drawing>
      </w:r>
    </w:p>
    <w:p w14:paraId="790C08A4">
      <w:pPr>
        <w:pStyle w:val="5"/>
        <w:rPr>
          <w:rFonts w:hint="eastAsia" w:ascii="宋体" w:hAnsi="宋体"/>
          <w:szCs w:val="21"/>
        </w:rPr>
      </w:pPr>
      <w:r>
        <w:rPr>
          <w:rFonts w:ascii="宋体" w:hAnsi="宋体"/>
          <w:szCs w:val="21"/>
        </w:rPr>
        <w:t>1.9</w:t>
      </w:r>
      <w:r>
        <w:rPr>
          <w:rFonts w:hint="eastAsia" w:ascii="宋体" w:hAnsi="宋体"/>
          <w:szCs w:val="21"/>
          <w:lang w:eastAsia="zh"/>
        </w:rPr>
        <w:t>解散频道顺序图</w:t>
      </w:r>
      <w:r>
        <w:rPr>
          <w:rFonts w:hint="eastAsia" w:ascii="宋体" w:hAnsi="宋体"/>
          <w:szCs w:val="21"/>
        </w:rPr>
        <w:t>顺序图</w:t>
      </w:r>
    </w:p>
    <w:p w14:paraId="5DB47F86">
      <w:pPr>
        <w:pStyle w:val="27"/>
        <w:spacing w:line="360" w:lineRule="auto"/>
        <w:ind w:firstLine="0" w:firstLineChars="0"/>
        <w:rPr>
          <w:rFonts w:ascii="Consolas" w:hAnsi="Consolas"/>
          <w:color w:val="000000" w:themeColor="text1"/>
          <w:lang w:eastAsia="zh"/>
          <w14:textFill>
            <w14:solidFill>
              <w14:schemeClr w14:val="tx1"/>
            </w14:solidFill>
          </w14:textFill>
        </w:rPr>
      </w:pPr>
      <w:r>
        <w:rPr>
          <w:rFonts w:hint="eastAsia" w:ascii="Consolas" w:hAnsi="Consolas"/>
          <w:color w:val="000000" w:themeColor="text1"/>
          <w:lang w:eastAsia="zh"/>
          <w14:textFill>
            <w14:solidFill>
              <w14:schemeClr w14:val="tx1"/>
            </w14:solidFill>
          </w14:textFill>
        </w:rPr>
        <w:drawing>
          <wp:inline distT="0" distB="0" distL="114300" distR="114300">
            <wp:extent cx="6252210" cy="2533650"/>
            <wp:effectExtent l="0" t="0" r="1524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18"/>
                    <a:stretch>
                      <a:fillRect/>
                    </a:stretch>
                  </pic:blipFill>
                  <pic:spPr>
                    <a:xfrm>
                      <a:off x="0" y="0"/>
                      <a:ext cx="6252210" cy="2533650"/>
                    </a:xfrm>
                    <a:prstGeom prst="rect">
                      <a:avLst/>
                    </a:prstGeom>
                  </pic:spPr>
                </pic:pic>
              </a:graphicData>
            </a:graphic>
          </wp:inline>
        </w:drawing>
      </w:r>
    </w:p>
    <w:p w14:paraId="708D32EF">
      <w:pPr>
        <w:pStyle w:val="5"/>
        <w:rPr>
          <w:rFonts w:hint="eastAsia" w:ascii="宋体" w:hAnsi="宋体"/>
          <w:szCs w:val="21"/>
        </w:rPr>
      </w:pPr>
      <w:r>
        <w:rPr>
          <w:rFonts w:ascii="宋体" w:hAnsi="宋体"/>
          <w:szCs w:val="21"/>
        </w:rPr>
        <w:t>1.10</w:t>
      </w:r>
      <w:r>
        <w:rPr>
          <w:rFonts w:hint="eastAsia" w:ascii="宋体" w:hAnsi="宋体"/>
          <w:szCs w:val="21"/>
          <w:lang w:eastAsia="zh"/>
        </w:rPr>
        <w:t>频道信息修改</w:t>
      </w:r>
      <w:r>
        <w:rPr>
          <w:rFonts w:hint="eastAsia" w:ascii="宋体" w:hAnsi="宋体"/>
          <w:szCs w:val="21"/>
        </w:rPr>
        <w:t>顺序图</w:t>
      </w:r>
    </w:p>
    <w:p w14:paraId="73E7F34E">
      <w:pPr>
        <w:pStyle w:val="27"/>
        <w:spacing w:line="360" w:lineRule="auto"/>
        <w:ind w:left="480" w:firstLine="0" w:firstLineChars="0"/>
        <w:rPr>
          <w:rFonts w:ascii="Consolas" w:hAnsi="Consolas"/>
          <w:color w:val="000000" w:themeColor="text1"/>
          <w:lang w:eastAsia="zh"/>
          <w14:textFill>
            <w14:solidFill>
              <w14:schemeClr w14:val="tx1"/>
            </w14:solidFill>
          </w14:textFill>
        </w:rPr>
      </w:pPr>
      <w:r>
        <w:rPr>
          <w:rFonts w:hint="eastAsia" w:ascii="Consolas" w:hAnsi="Consolas"/>
          <w:color w:val="000000" w:themeColor="text1"/>
          <w:lang w:eastAsia="zh"/>
          <w14:textFill>
            <w14:solidFill>
              <w14:schemeClr w14:val="tx1"/>
            </w14:solidFill>
          </w14:textFill>
        </w:rPr>
        <w:drawing>
          <wp:inline distT="0" distB="0" distL="114300" distR="114300">
            <wp:extent cx="5421630" cy="2390140"/>
            <wp:effectExtent l="0" t="0" r="7620" b="1016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19"/>
                    <a:stretch>
                      <a:fillRect/>
                    </a:stretch>
                  </pic:blipFill>
                  <pic:spPr>
                    <a:xfrm>
                      <a:off x="0" y="0"/>
                      <a:ext cx="5421630" cy="2390140"/>
                    </a:xfrm>
                    <a:prstGeom prst="rect">
                      <a:avLst/>
                    </a:prstGeom>
                  </pic:spPr>
                </pic:pic>
              </a:graphicData>
            </a:graphic>
          </wp:inline>
        </w:drawing>
      </w:r>
    </w:p>
    <w:p w14:paraId="246DFA8A">
      <w:pPr>
        <w:pStyle w:val="5"/>
        <w:rPr>
          <w:rFonts w:hint="eastAsia" w:ascii="宋体" w:hAnsi="宋体"/>
          <w:szCs w:val="21"/>
        </w:rPr>
      </w:pPr>
      <w:r>
        <w:rPr>
          <w:rFonts w:ascii="宋体" w:hAnsi="宋体"/>
          <w:szCs w:val="21"/>
        </w:rPr>
        <w:t>1.11</w:t>
      </w:r>
      <w:r>
        <w:rPr>
          <w:rFonts w:hint="eastAsia" w:ascii="宋体" w:hAnsi="宋体"/>
          <w:szCs w:val="21"/>
          <w:lang w:eastAsia="zh"/>
        </w:rPr>
        <w:t>查看频道</w:t>
      </w:r>
      <w:r>
        <w:rPr>
          <w:rFonts w:hint="eastAsia" w:ascii="宋体" w:hAnsi="宋体"/>
          <w:szCs w:val="21"/>
        </w:rPr>
        <w:t>顺序图</w:t>
      </w:r>
    </w:p>
    <w:p w14:paraId="21899F07">
      <w:pPr>
        <w:rPr>
          <w:rFonts w:hint="eastAsia"/>
          <w:lang w:eastAsia="zh"/>
        </w:rPr>
      </w:pPr>
      <w:r>
        <w:rPr>
          <w:rFonts w:hint="eastAsia"/>
          <w:lang w:eastAsia="zh"/>
        </w:rPr>
        <w:drawing>
          <wp:inline distT="0" distB="0" distL="114300" distR="114300">
            <wp:extent cx="5478145" cy="3429000"/>
            <wp:effectExtent l="0" t="0" r="8255"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r:embed="rId20"/>
                    <a:stretch>
                      <a:fillRect/>
                    </a:stretch>
                  </pic:blipFill>
                  <pic:spPr>
                    <a:xfrm>
                      <a:off x="0" y="0"/>
                      <a:ext cx="5478145" cy="3429000"/>
                    </a:xfrm>
                    <a:prstGeom prst="rect">
                      <a:avLst/>
                    </a:prstGeom>
                  </pic:spPr>
                </pic:pic>
              </a:graphicData>
            </a:graphic>
          </wp:inline>
        </w:drawing>
      </w:r>
    </w:p>
    <w:p w14:paraId="4856F36C">
      <w:pPr>
        <w:pStyle w:val="27"/>
        <w:spacing w:line="360" w:lineRule="auto"/>
        <w:ind w:firstLine="0" w:firstLineChars="0"/>
        <w:outlineLvl w:val="3"/>
        <w:rPr>
          <w:rFonts w:hint="eastAsia" w:ascii="宋体" w:hAnsi="宋体" w:eastAsia="宋体" w:cstheme="majorBidi"/>
          <w:b/>
          <w:bCs/>
          <w:szCs w:val="21"/>
        </w:rPr>
      </w:pPr>
      <w:r>
        <w:rPr>
          <w:rFonts w:hint="eastAsia" w:ascii="宋体" w:hAnsi="宋体" w:eastAsia="宋体" w:cstheme="majorBidi"/>
          <w:b/>
          <w:bCs/>
          <w:szCs w:val="21"/>
        </w:rPr>
        <w:t>1.</w:t>
      </w:r>
      <w:r>
        <w:rPr>
          <w:rFonts w:hint="eastAsia" w:ascii="宋体" w:hAnsi="宋体" w:eastAsia="宋体" w:cstheme="majorBidi"/>
          <w:b/>
          <w:bCs/>
          <w:szCs w:val="21"/>
          <w:lang w:eastAsia="zh"/>
        </w:rPr>
        <w:t>12</w:t>
      </w:r>
      <w:r>
        <w:rPr>
          <w:rFonts w:hint="eastAsia" w:ascii="宋体" w:hAnsi="宋体" w:eastAsia="宋体" w:cstheme="majorBidi"/>
          <w:b/>
          <w:bCs/>
          <w:szCs w:val="21"/>
        </w:rPr>
        <w:t xml:space="preserve"> 加入</w:t>
      </w:r>
      <w:r>
        <w:rPr>
          <w:rFonts w:hint="eastAsia" w:ascii="宋体" w:hAnsi="宋体" w:eastAsia="宋体" w:cstheme="majorBidi"/>
          <w:b/>
          <w:bCs/>
          <w:szCs w:val="21"/>
          <w:lang w:eastAsia="zh"/>
        </w:rPr>
        <w:t>/</w:t>
      </w:r>
      <w:r>
        <w:rPr>
          <w:rFonts w:hint="eastAsia" w:ascii="宋体" w:hAnsi="宋体" w:eastAsia="宋体" w:cstheme="majorBidi"/>
          <w:b/>
          <w:bCs/>
          <w:szCs w:val="21"/>
        </w:rPr>
        <w:t>退出频道顺序图</w:t>
      </w:r>
    </w:p>
    <w:p w14:paraId="2A3135B5">
      <w:pPr>
        <w:pStyle w:val="27"/>
        <w:spacing w:line="360" w:lineRule="auto"/>
        <w:ind w:firstLine="0" w:firstLineChars="0"/>
        <w:outlineLvl w:val="3"/>
        <w:rPr>
          <w:rFonts w:hint="eastAsia" w:ascii="宋体" w:hAnsi="宋体" w:eastAsia="宋体" w:cstheme="majorBidi"/>
          <w:b/>
          <w:bCs/>
          <w:szCs w:val="21"/>
        </w:rPr>
      </w:pPr>
      <w:r>
        <w:rPr>
          <w:rFonts w:hint="eastAsia" w:ascii="宋体" w:hAnsi="宋体" w:eastAsia="宋体" w:cstheme="majorBidi"/>
          <w:b/>
          <w:bCs/>
          <w:szCs w:val="21"/>
        </w:rPr>
        <w:drawing>
          <wp:inline distT="0" distB="0" distL="114300" distR="114300">
            <wp:extent cx="5930265" cy="3136900"/>
            <wp:effectExtent l="0" t="0" r="13335"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1"/>
                    <a:stretch>
                      <a:fillRect/>
                    </a:stretch>
                  </pic:blipFill>
                  <pic:spPr>
                    <a:xfrm>
                      <a:off x="0" y="0"/>
                      <a:ext cx="5930265" cy="3136900"/>
                    </a:xfrm>
                    <a:prstGeom prst="rect">
                      <a:avLst/>
                    </a:prstGeom>
                  </pic:spPr>
                </pic:pic>
              </a:graphicData>
            </a:graphic>
          </wp:inline>
        </w:drawing>
      </w:r>
      <w:r>
        <w:rPr>
          <w:rFonts w:hint="eastAsia" w:ascii="宋体" w:hAnsi="宋体" w:eastAsia="宋体" w:cstheme="majorBidi"/>
          <w:b/>
          <w:bCs/>
          <w:szCs w:val="21"/>
        </w:rPr>
        <w:br w:type="textWrapping"/>
      </w:r>
      <w:r>
        <w:rPr>
          <w:rFonts w:hint="eastAsia" w:ascii="宋体" w:hAnsi="宋体" w:eastAsia="宋体" w:cstheme="majorBidi"/>
          <w:b/>
          <w:bCs/>
          <w:szCs w:val="21"/>
        </w:rPr>
        <w:t>1.</w:t>
      </w:r>
      <w:r>
        <w:rPr>
          <w:rFonts w:hint="eastAsia" w:ascii="宋体" w:hAnsi="宋体" w:eastAsia="宋体" w:cstheme="majorBidi"/>
          <w:b/>
          <w:bCs/>
          <w:szCs w:val="21"/>
          <w:lang w:eastAsia="zh"/>
        </w:rPr>
        <w:t>13</w:t>
      </w:r>
      <w:r>
        <w:rPr>
          <w:rFonts w:hint="eastAsia" w:ascii="宋体" w:hAnsi="宋体" w:eastAsia="宋体" w:cstheme="majorBidi"/>
          <w:b/>
          <w:bCs/>
          <w:szCs w:val="21"/>
        </w:rPr>
        <w:t xml:space="preserve"> 查看已加入频道顺序图</w:t>
      </w:r>
    </w:p>
    <w:p w14:paraId="42030CAD">
      <w:pPr>
        <w:pStyle w:val="27"/>
        <w:spacing w:line="360" w:lineRule="auto"/>
        <w:ind w:firstLine="0" w:firstLineChars="0"/>
        <w:rPr>
          <w:rFonts w:hint="eastAsia" w:ascii="宋体" w:hAnsi="宋体" w:eastAsia="宋体" w:cstheme="majorBidi"/>
          <w:b/>
          <w:bCs/>
          <w:szCs w:val="21"/>
          <w:lang w:eastAsia="zh"/>
        </w:rPr>
      </w:pPr>
      <w:ins w:id="430" w:author="神镐人 项目灭迹人 若叶睦 [2]" w:date="2025-11-04T15:34:01Z">
        <w:r>
          <w:rPr>
            <w:rFonts w:hint="eastAsia" w:ascii="宋体" w:hAnsi="宋体" w:eastAsia="宋体" w:cstheme="majorBidi"/>
            <w:b/>
            <w:bCs/>
            <w:szCs w:val="21"/>
            <w:lang w:eastAsia="zh"/>
            <w:woUserID w:val="1"/>
          </w:rPr>
          <w:drawing>
            <wp:inline distT="0" distB="0" distL="114300" distR="114300">
              <wp:extent cx="6116955" cy="2329180"/>
              <wp:effectExtent l="0" t="0" r="17145" b="1397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22"/>
                      <a:stretch>
                        <a:fillRect/>
                      </a:stretch>
                    </pic:blipFill>
                    <pic:spPr>
                      <a:xfrm>
                        <a:off x="0" y="0"/>
                        <a:ext cx="6116955" cy="2329180"/>
                      </a:xfrm>
                      <a:prstGeom prst="rect">
                        <a:avLst/>
                      </a:prstGeom>
                    </pic:spPr>
                  </pic:pic>
                </a:graphicData>
              </a:graphic>
            </wp:inline>
          </w:drawing>
        </w:r>
      </w:ins>
      <w:del w:id="432" w:author="神镐人 项目灭迹人 若叶睦 [2]" w:date="2025-11-04T15:25:42Z">
        <w:r>
          <w:rPr>
            <w:rFonts w:hint="eastAsia" w:ascii="宋体" w:hAnsi="宋体" w:eastAsia="宋体" w:cstheme="majorBidi"/>
            <w:b/>
            <w:bCs/>
            <w:szCs w:val="21"/>
            <w:lang w:eastAsia="zh"/>
          </w:rPr>
          <w:drawing>
            <wp:inline distT="0" distB="0" distL="114300" distR="114300">
              <wp:extent cx="6191250" cy="1960245"/>
              <wp:effectExtent l="0" t="0" r="0" b="190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3"/>
                      <a:stretch>
                        <a:fillRect/>
                      </a:stretch>
                    </pic:blipFill>
                    <pic:spPr>
                      <a:xfrm>
                        <a:off x="0" y="0"/>
                        <a:ext cx="6191250" cy="1960245"/>
                      </a:xfrm>
                      <a:prstGeom prst="rect">
                        <a:avLst/>
                      </a:prstGeom>
                    </pic:spPr>
                  </pic:pic>
                </a:graphicData>
              </a:graphic>
            </wp:inline>
          </w:drawing>
        </w:r>
      </w:del>
    </w:p>
    <w:p w14:paraId="3CE635B9">
      <w:pPr>
        <w:pStyle w:val="5"/>
        <w:rPr>
          <w:rFonts w:hint="eastAsia" w:ascii="宋体" w:hAnsi="宋体"/>
          <w:szCs w:val="21"/>
        </w:rPr>
      </w:pPr>
      <w:r>
        <w:rPr>
          <w:rFonts w:ascii="宋体" w:hAnsi="宋体"/>
          <w:szCs w:val="21"/>
        </w:rPr>
        <w:t>1.1</w:t>
      </w:r>
      <w:r>
        <w:rPr>
          <w:rFonts w:hint="eastAsia" w:ascii="宋体" w:hAnsi="宋体"/>
          <w:szCs w:val="21"/>
          <w:lang w:eastAsia="zh"/>
        </w:rPr>
        <w:t>4发布主题帖</w:t>
      </w:r>
      <w:r>
        <w:rPr>
          <w:rFonts w:hint="eastAsia" w:ascii="宋体" w:hAnsi="宋体"/>
          <w:szCs w:val="21"/>
        </w:rPr>
        <w:t>顺序图</w:t>
      </w:r>
    </w:p>
    <w:p w14:paraId="66A7D34B">
      <w:pPr>
        <w:pStyle w:val="27"/>
        <w:spacing w:line="360" w:lineRule="auto"/>
        <w:ind w:left="480" w:firstLine="0" w:firstLineChars="0"/>
        <w:rPr>
          <w:rFonts w:ascii="Consolas" w:hAnsi="Consolas"/>
          <w:color w:val="000000" w:themeColor="text1"/>
          <w:lang w:eastAsia="zh"/>
          <w14:textFill>
            <w14:solidFill>
              <w14:schemeClr w14:val="tx1"/>
            </w14:solidFill>
          </w14:textFill>
        </w:rPr>
      </w:pPr>
      <w:r>
        <w:rPr>
          <w:rFonts w:hint="eastAsia" w:ascii="Consolas" w:hAnsi="Consolas"/>
          <w:color w:val="000000" w:themeColor="text1"/>
          <w:lang w:eastAsia="zh"/>
          <w14:textFill>
            <w14:solidFill>
              <w14:schemeClr w14:val="tx1"/>
            </w14:solidFill>
          </w14:textFill>
        </w:rPr>
        <w:drawing>
          <wp:inline distT="0" distB="0" distL="114300" distR="114300">
            <wp:extent cx="5874385" cy="2166620"/>
            <wp:effectExtent l="0" t="0" r="12065" b="508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24"/>
                    <a:stretch>
                      <a:fillRect/>
                    </a:stretch>
                  </pic:blipFill>
                  <pic:spPr>
                    <a:xfrm>
                      <a:off x="0" y="0"/>
                      <a:ext cx="5874385" cy="2166620"/>
                    </a:xfrm>
                    <a:prstGeom prst="rect">
                      <a:avLst/>
                    </a:prstGeom>
                  </pic:spPr>
                </pic:pic>
              </a:graphicData>
            </a:graphic>
          </wp:inline>
        </w:drawing>
      </w:r>
    </w:p>
    <w:p w14:paraId="4F61E353">
      <w:pPr>
        <w:pStyle w:val="5"/>
        <w:rPr>
          <w:rFonts w:hint="eastAsia" w:ascii="宋体" w:hAnsi="宋体"/>
          <w:szCs w:val="21"/>
        </w:rPr>
      </w:pPr>
      <w:r>
        <w:rPr>
          <w:rFonts w:ascii="宋体" w:hAnsi="宋体"/>
          <w:szCs w:val="21"/>
        </w:rPr>
        <w:t>1.1</w:t>
      </w:r>
      <w:r>
        <w:rPr>
          <w:rFonts w:hint="eastAsia" w:ascii="宋体" w:hAnsi="宋体"/>
          <w:szCs w:val="21"/>
          <w:lang w:eastAsia="zh"/>
        </w:rPr>
        <w:t>5</w:t>
      </w:r>
      <w:r>
        <w:rPr>
          <w:rFonts w:hint="eastAsia" w:ascii="宋体" w:hAnsi="宋体"/>
          <w:szCs w:val="21"/>
        </w:rPr>
        <w:t>审核</w:t>
      </w:r>
      <w:r>
        <w:rPr>
          <w:rFonts w:hint="eastAsia" w:ascii="宋体" w:hAnsi="宋体"/>
          <w:szCs w:val="21"/>
          <w:lang w:eastAsia="zh"/>
        </w:rPr>
        <w:t>主题帖</w:t>
      </w:r>
      <w:r>
        <w:rPr>
          <w:rFonts w:hint="eastAsia" w:ascii="宋体" w:hAnsi="宋体"/>
          <w:szCs w:val="21"/>
        </w:rPr>
        <w:t>顺序图</w:t>
      </w:r>
    </w:p>
    <w:p w14:paraId="795AC363">
      <w:pPr>
        <w:pStyle w:val="27"/>
        <w:spacing w:line="360" w:lineRule="auto"/>
        <w:ind w:firstLine="0" w:firstLineChars="0"/>
        <w:rPr>
          <w:rFonts w:ascii="Consolas" w:hAnsi="Consolas"/>
          <w:color w:val="000000" w:themeColor="text1"/>
          <w:lang w:eastAsia="zh"/>
          <w14:textFill>
            <w14:solidFill>
              <w14:schemeClr w14:val="tx1"/>
            </w14:solidFill>
          </w14:textFill>
        </w:rPr>
      </w:pPr>
      <w:r>
        <w:rPr>
          <w:rFonts w:hint="eastAsia" w:ascii="Consolas" w:hAnsi="Consolas"/>
          <w:color w:val="000000" w:themeColor="text1"/>
          <w:lang w:eastAsia="zh"/>
          <w14:textFill>
            <w14:solidFill>
              <w14:schemeClr w14:val="tx1"/>
            </w14:solidFill>
          </w14:textFill>
        </w:rPr>
        <w:drawing>
          <wp:inline distT="0" distB="0" distL="114300" distR="114300">
            <wp:extent cx="5850890" cy="2857500"/>
            <wp:effectExtent l="0" t="0" r="1651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pic:cNvPicPr>
                      <a:picLocks noChangeAspect="1"/>
                    </pic:cNvPicPr>
                  </pic:nvPicPr>
                  <pic:blipFill>
                    <a:blip r:embed="rId25"/>
                    <a:stretch>
                      <a:fillRect/>
                    </a:stretch>
                  </pic:blipFill>
                  <pic:spPr>
                    <a:xfrm>
                      <a:off x="0" y="0"/>
                      <a:ext cx="5850890" cy="2857500"/>
                    </a:xfrm>
                    <a:prstGeom prst="rect">
                      <a:avLst/>
                    </a:prstGeom>
                  </pic:spPr>
                </pic:pic>
              </a:graphicData>
            </a:graphic>
          </wp:inline>
        </w:drawing>
      </w:r>
    </w:p>
    <w:p w14:paraId="2A069DCF">
      <w:pPr>
        <w:pStyle w:val="5"/>
        <w:rPr>
          <w:rFonts w:hint="eastAsia" w:ascii="宋体" w:hAnsi="宋体"/>
          <w:szCs w:val="21"/>
        </w:rPr>
      </w:pPr>
      <w:r>
        <w:rPr>
          <w:rFonts w:ascii="宋体" w:hAnsi="宋体"/>
          <w:szCs w:val="21"/>
        </w:rPr>
        <w:t>1.1</w:t>
      </w:r>
      <w:r>
        <w:rPr>
          <w:rFonts w:hint="eastAsia" w:ascii="宋体" w:hAnsi="宋体"/>
          <w:szCs w:val="21"/>
          <w:lang w:eastAsia="zh"/>
        </w:rPr>
        <w:t>6删除</w:t>
      </w:r>
      <w:r>
        <w:rPr>
          <w:rFonts w:hint="eastAsia" w:ascii="宋体" w:hAnsi="宋体"/>
          <w:szCs w:val="21"/>
        </w:rPr>
        <w:t>主题帖顺序图</w:t>
      </w:r>
    </w:p>
    <w:p w14:paraId="5AE0D6F4">
      <w:pPr>
        <w:spacing w:line="360" w:lineRule="auto"/>
        <w:rPr>
          <w:rFonts w:hint="eastAsia"/>
          <w:lang w:eastAsia="zh"/>
        </w:rPr>
      </w:pPr>
      <w:r>
        <w:rPr>
          <w:rFonts w:hint="eastAsia"/>
          <w:lang w:eastAsia="zh"/>
        </w:rPr>
        <w:drawing>
          <wp:inline distT="0" distB="0" distL="114300" distR="114300">
            <wp:extent cx="5806440" cy="2649220"/>
            <wp:effectExtent l="0" t="0" r="3810" b="17780"/>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pic:cNvPicPr>
                      <a:picLocks noChangeAspect="1"/>
                    </pic:cNvPicPr>
                  </pic:nvPicPr>
                  <pic:blipFill>
                    <a:blip r:embed="rId26"/>
                    <a:stretch>
                      <a:fillRect/>
                    </a:stretch>
                  </pic:blipFill>
                  <pic:spPr>
                    <a:xfrm>
                      <a:off x="0" y="0"/>
                      <a:ext cx="5806440" cy="2649220"/>
                    </a:xfrm>
                    <a:prstGeom prst="rect">
                      <a:avLst/>
                    </a:prstGeom>
                  </pic:spPr>
                </pic:pic>
              </a:graphicData>
            </a:graphic>
          </wp:inline>
        </w:drawing>
      </w:r>
    </w:p>
    <w:p w14:paraId="7EA336CA">
      <w:pPr>
        <w:pStyle w:val="5"/>
        <w:rPr>
          <w:rFonts w:hint="eastAsia" w:ascii="宋体" w:hAnsi="宋体"/>
          <w:szCs w:val="21"/>
        </w:rPr>
      </w:pPr>
      <w:r>
        <w:rPr>
          <w:rFonts w:ascii="宋体" w:hAnsi="宋体"/>
          <w:szCs w:val="21"/>
        </w:rPr>
        <w:t>1.1</w:t>
      </w:r>
      <w:r>
        <w:rPr>
          <w:rFonts w:hint="eastAsia" w:ascii="宋体" w:hAnsi="宋体"/>
          <w:szCs w:val="21"/>
          <w:lang w:eastAsia="zh"/>
        </w:rPr>
        <w:t>7修改</w:t>
      </w:r>
      <w:r>
        <w:rPr>
          <w:rFonts w:hint="eastAsia" w:ascii="宋体" w:hAnsi="宋体"/>
          <w:szCs w:val="21"/>
        </w:rPr>
        <w:t>主题帖顺序图</w:t>
      </w:r>
    </w:p>
    <w:p w14:paraId="5679CFA7">
      <w:pPr>
        <w:spacing w:line="360" w:lineRule="auto"/>
        <w:rPr>
          <w:rFonts w:hint="eastAsia"/>
          <w:lang w:eastAsia="zh"/>
        </w:rPr>
      </w:pPr>
      <w:r>
        <w:rPr>
          <w:rFonts w:hint="eastAsia"/>
          <w:lang w:eastAsia="zh"/>
        </w:rPr>
        <w:drawing>
          <wp:inline distT="0" distB="0" distL="114300" distR="114300">
            <wp:extent cx="5812790" cy="2725420"/>
            <wp:effectExtent l="0" t="0" r="16510" b="1778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27"/>
                    <a:stretch>
                      <a:fillRect/>
                    </a:stretch>
                  </pic:blipFill>
                  <pic:spPr>
                    <a:xfrm>
                      <a:off x="0" y="0"/>
                      <a:ext cx="5812790" cy="2725420"/>
                    </a:xfrm>
                    <a:prstGeom prst="rect">
                      <a:avLst/>
                    </a:prstGeom>
                  </pic:spPr>
                </pic:pic>
              </a:graphicData>
            </a:graphic>
          </wp:inline>
        </w:drawing>
      </w:r>
    </w:p>
    <w:p w14:paraId="1A2025A4">
      <w:pPr>
        <w:pStyle w:val="5"/>
        <w:rPr>
          <w:rFonts w:hint="eastAsia" w:ascii="宋体" w:hAnsi="宋体"/>
          <w:szCs w:val="21"/>
        </w:rPr>
      </w:pPr>
      <w:r>
        <w:rPr>
          <w:rFonts w:ascii="宋体" w:hAnsi="宋体"/>
          <w:szCs w:val="21"/>
        </w:rPr>
        <w:t>1.1</w:t>
      </w:r>
      <w:r>
        <w:rPr>
          <w:rFonts w:hint="eastAsia" w:ascii="宋体" w:hAnsi="宋体"/>
          <w:szCs w:val="21"/>
          <w:lang w:eastAsia="zh"/>
        </w:rPr>
        <w:t>8</w:t>
      </w:r>
      <w:r>
        <w:rPr>
          <w:rFonts w:hint="eastAsia" w:ascii="宋体" w:hAnsi="宋体"/>
          <w:szCs w:val="21"/>
        </w:rPr>
        <w:t>查询主题帖顺序图</w:t>
      </w:r>
    </w:p>
    <w:p w14:paraId="5E50D49A">
      <w:pPr>
        <w:spacing w:line="360" w:lineRule="auto"/>
        <w:rPr>
          <w:rFonts w:hint="eastAsia"/>
          <w:lang w:eastAsia="zh"/>
        </w:rPr>
      </w:pPr>
      <w:r>
        <w:rPr>
          <w:rFonts w:hint="eastAsia"/>
          <w:lang w:eastAsia="zh"/>
        </w:rPr>
        <w:drawing>
          <wp:inline distT="0" distB="0" distL="114300" distR="114300">
            <wp:extent cx="5634355" cy="3513455"/>
            <wp:effectExtent l="0" t="0" r="4445" b="1079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28"/>
                    <a:stretch>
                      <a:fillRect/>
                    </a:stretch>
                  </pic:blipFill>
                  <pic:spPr>
                    <a:xfrm>
                      <a:off x="0" y="0"/>
                      <a:ext cx="5634355" cy="3513455"/>
                    </a:xfrm>
                    <a:prstGeom prst="rect">
                      <a:avLst/>
                    </a:prstGeom>
                  </pic:spPr>
                </pic:pic>
              </a:graphicData>
            </a:graphic>
          </wp:inline>
        </w:drawing>
      </w:r>
    </w:p>
    <w:p w14:paraId="5DF8F17C">
      <w:pPr>
        <w:pStyle w:val="5"/>
        <w:rPr>
          <w:rFonts w:hint="eastAsia" w:ascii="宋体" w:hAnsi="宋体"/>
          <w:szCs w:val="21"/>
        </w:rPr>
      </w:pPr>
      <w:r>
        <w:rPr>
          <w:rFonts w:ascii="宋体" w:hAnsi="宋体"/>
          <w:szCs w:val="21"/>
        </w:rPr>
        <w:t>1.1</w:t>
      </w:r>
      <w:r>
        <w:rPr>
          <w:rFonts w:hint="eastAsia" w:ascii="宋体" w:hAnsi="宋体"/>
          <w:szCs w:val="21"/>
          <w:lang w:eastAsia="zh"/>
        </w:rPr>
        <w:t>9</w:t>
      </w:r>
      <w:r>
        <w:rPr>
          <w:rFonts w:hint="eastAsia" w:ascii="宋体" w:hAnsi="宋体"/>
          <w:szCs w:val="21"/>
        </w:rPr>
        <w:t>发表评论顺序图</w:t>
      </w:r>
    </w:p>
    <w:p w14:paraId="3254FE36">
      <w:pPr>
        <w:spacing w:line="360" w:lineRule="auto"/>
        <w:rPr>
          <w:rFonts w:hint="eastAsia"/>
        </w:rPr>
      </w:pPr>
      <w:r>
        <w:rPr>
          <w:rFonts w:hint="eastAsia"/>
        </w:rPr>
        <w:drawing>
          <wp:inline distT="0" distB="0" distL="114300" distR="114300">
            <wp:extent cx="5267960" cy="1881505"/>
            <wp:effectExtent l="0" t="0" r="8890" b="444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9"/>
                    <a:stretch>
                      <a:fillRect/>
                    </a:stretch>
                  </pic:blipFill>
                  <pic:spPr>
                    <a:xfrm>
                      <a:off x="0" y="0"/>
                      <a:ext cx="5267960" cy="1881505"/>
                    </a:xfrm>
                    <a:prstGeom prst="rect">
                      <a:avLst/>
                    </a:prstGeom>
                  </pic:spPr>
                </pic:pic>
              </a:graphicData>
            </a:graphic>
          </wp:inline>
        </w:drawing>
      </w:r>
    </w:p>
    <w:p w14:paraId="01A92122">
      <w:pPr>
        <w:pStyle w:val="5"/>
        <w:rPr>
          <w:rFonts w:hint="eastAsia" w:ascii="宋体" w:hAnsi="宋体"/>
          <w:szCs w:val="21"/>
        </w:rPr>
      </w:pPr>
      <w:r>
        <w:rPr>
          <w:rFonts w:ascii="宋体" w:hAnsi="宋体"/>
          <w:szCs w:val="21"/>
        </w:rPr>
        <w:t>1.</w:t>
      </w:r>
      <w:r>
        <w:rPr>
          <w:rFonts w:hint="eastAsia" w:ascii="宋体" w:hAnsi="宋体"/>
          <w:szCs w:val="21"/>
          <w:lang w:eastAsia="zh"/>
        </w:rPr>
        <w:t>20删除</w:t>
      </w:r>
      <w:r>
        <w:rPr>
          <w:rFonts w:hint="eastAsia" w:ascii="宋体" w:hAnsi="宋体"/>
          <w:szCs w:val="21"/>
        </w:rPr>
        <w:t>评论顺序图</w:t>
      </w:r>
    </w:p>
    <w:p w14:paraId="5068BBB7">
      <w:pPr>
        <w:spacing w:line="360" w:lineRule="auto"/>
        <w:rPr>
          <w:rFonts w:hint="eastAsia"/>
          <w:lang w:eastAsia="zh"/>
        </w:rPr>
      </w:pPr>
      <w:r>
        <w:rPr>
          <w:rFonts w:hint="eastAsia"/>
          <w:lang w:eastAsia="zh"/>
        </w:rPr>
        <w:drawing>
          <wp:inline distT="0" distB="0" distL="114300" distR="114300">
            <wp:extent cx="5264785" cy="2418715"/>
            <wp:effectExtent l="0" t="0" r="12065"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0"/>
                    <a:stretch>
                      <a:fillRect/>
                    </a:stretch>
                  </pic:blipFill>
                  <pic:spPr>
                    <a:xfrm>
                      <a:off x="0" y="0"/>
                      <a:ext cx="5264785" cy="2418715"/>
                    </a:xfrm>
                    <a:prstGeom prst="rect">
                      <a:avLst/>
                    </a:prstGeom>
                  </pic:spPr>
                </pic:pic>
              </a:graphicData>
            </a:graphic>
          </wp:inline>
        </w:drawing>
      </w:r>
    </w:p>
    <w:p w14:paraId="5CF63552">
      <w:pPr>
        <w:pStyle w:val="5"/>
        <w:rPr>
          <w:rFonts w:hint="eastAsia" w:ascii="宋体" w:hAnsi="宋体"/>
          <w:szCs w:val="21"/>
        </w:rPr>
      </w:pPr>
      <w:r>
        <w:rPr>
          <w:rFonts w:ascii="宋体" w:hAnsi="宋体"/>
          <w:szCs w:val="21"/>
        </w:rPr>
        <w:t>1.</w:t>
      </w:r>
      <w:r>
        <w:rPr>
          <w:rFonts w:hint="eastAsia" w:ascii="宋体" w:hAnsi="宋体"/>
          <w:szCs w:val="21"/>
          <w:lang w:eastAsia="zh"/>
        </w:rPr>
        <w:t>21查看</w:t>
      </w:r>
      <w:r>
        <w:rPr>
          <w:rFonts w:hint="eastAsia" w:ascii="宋体" w:hAnsi="宋体"/>
          <w:szCs w:val="21"/>
        </w:rPr>
        <w:t>评论顺序图</w:t>
      </w:r>
    </w:p>
    <w:p w14:paraId="64CFAE55">
      <w:pPr>
        <w:pStyle w:val="5"/>
        <w:rPr>
          <w:rFonts w:hint="eastAsia" w:eastAsiaTheme="minorEastAsia"/>
          <w:lang w:eastAsia="zh"/>
        </w:rPr>
      </w:pPr>
      <w:r>
        <w:drawing>
          <wp:inline distT="0" distB="0" distL="114300" distR="114300">
            <wp:extent cx="5269865" cy="2494915"/>
            <wp:effectExtent l="0" t="0" r="6985" b="63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pic:cNvPicPr>
                      <a:picLocks noChangeAspect="1"/>
                    </pic:cNvPicPr>
                  </pic:nvPicPr>
                  <pic:blipFill>
                    <a:blip r:embed="rId31"/>
                    <a:stretch>
                      <a:fillRect/>
                    </a:stretch>
                  </pic:blipFill>
                  <pic:spPr>
                    <a:xfrm>
                      <a:off x="0" y="0"/>
                      <a:ext cx="5269865" cy="2494915"/>
                    </a:xfrm>
                    <a:prstGeom prst="rect">
                      <a:avLst/>
                    </a:prstGeom>
                  </pic:spPr>
                </pic:pic>
              </a:graphicData>
            </a:graphic>
          </wp:inline>
        </w:drawing>
      </w:r>
      <w:r>
        <w:br w:type="textWrapping"/>
      </w:r>
      <w:r>
        <w:rPr>
          <w:rFonts w:ascii="宋体" w:hAnsi="宋体"/>
          <w:szCs w:val="21"/>
          <w:lang w:eastAsia="zh"/>
        </w:rPr>
        <w:t>1.</w:t>
      </w:r>
      <w:r>
        <w:rPr>
          <w:rFonts w:hint="eastAsia" w:ascii="宋体" w:hAnsi="宋体"/>
          <w:szCs w:val="21"/>
          <w:lang w:eastAsia="zh"/>
        </w:rPr>
        <w:t>22</w:t>
      </w:r>
      <w:r>
        <w:rPr>
          <w:rFonts w:ascii="宋体" w:hAnsi="宋体"/>
          <w:szCs w:val="21"/>
          <w:lang w:eastAsia="zh"/>
        </w:rPr>
        <w:t xml:space="preserve"> </w:t>
      </w:r>
      <w:r>
        <w:rPr>
          <w:rFonts w:hint="eastAsia"/>
          <w:lang w:eastAsia="zh"/>
        </w:rPr>
        <w:t>审核评论顺序图</w:t>
      </w:r>
      <w:r>
        <w:rPr>
          <w:rFonts w:hint="eastAsia"/>
          <w:lang w:eastAsia="zh"/>
        </w:rPr>
        <w:br w:type="textWrapping"/>
      </w:r>
      <w:r>
        <w:rPr>
          <w:rFonts w:hint="eastAsia" w:eastAsiaTheme="minorEastAsia"/>
          <w:lang w:eastAsia="zh"/>
        </w:rPr>
        <w:drawing>
          <wp:inline distT="0" distB="0" distL="114300" distR="114300">
            <wp:extent cx="6204585" cy="2073910"/>
            <wp:effectExtent l="0" t="0" r="5715" b="254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2"/>
                    <a:stretch>
                      <a:fillRect/>
                    </a:stretch>
                  </pic:blipFill>
                  <pic:spPr>
                    <a:xfrm>
                      <a:off x="0" y="0"/>
                      <a:ext cx="6204585" cy="2073910"/>
                    </a:xfrm>
                    <a:prstGeom prst="rect">
                      <a:avLst/>
                    </a:prstGeom>
                  </pic:spPr>
                </pic:pic>
              </a:graphicData>
            </a:graphic>
          </wp:inline>
        </w:drawing>
      </w:r>
    </w:p>
    <w:p w14:paraId="7C67C077">
      <w:pPr>
        <w:pStyle w:val="5"/>
        <w:rPr>
          <w:rFonts w:hint="eastAsia" w:ascii="宋体" w:hAnsi="宋体"/>
          <w:szCs w:val="21"/>
        </w:rPr>
      </w:pPr>
      <w:r>
        <w:rPr>
          <w:rFonts w:ascii="宋体" w:hAnsi="宋体"/>
          <w:szCs w:val="21"/>
        </w:rPr>
        <w:t>1.</w:t>
      </w:r>
      <w:r>
        <w:rPr>
          <w:rFonts w:hint="eastAsia" w:ascii="宋体" w:hAnsi="宋体"/>
          <w:szCs w:val="21"/>
          <w:lang w:eastAsia="zh"/>
        </w:rPr>
        <w:t xml:space="preserve">23 </w:t>
      </w:r>
      <w:r>
        <w:rPr>
          <w:rFonts w:hint="eastAsia" w:ascii="宋体" w:hAnsi="宋体"/>
          <w:szCs w:val="21"/>
        </w:rPr>
        <w:t>收藏</w:t>
      </w:r>
      <w:r>
        <w:rPr>
          <w:rFonts w:hint="eastAsia" w:ascii="宋体" w:hAnsi="宋体"/>
          <w:szCs w:val="21"/>
          <w:lang w:eastAsia="zh"/>
        </w:rPr>
        <w:t>/取消收藏</w:t>
      </w:r>
      <w:r>
        <w:rPr>
          <w:rFonts w:hint="eastAsia" w:ascii="宋体" w:hAnsi="宋体"/>
          <w:szCs w:val="21"/>
        </w:rPr>
        <w:t>顺序图</w:t>
      </w:r>
    </w:p>
    <w:p w14:paraId="334F9FA0">
      <w:pPr>
        <w:spacing w:line="360" w:lineRule="auto"/>
        <w:rPr>
          <w:rFonts w:hint="eastAsia"/>
          <w:lang w:eastAsia="zh"/>
        </w:rPr>
      </w:pPr>
      <w:r>
        <w:rPr>
          <w:rFonts w:hint="eastAsia"/>
          <w:lang w:eastAsia="zh"/>
        </w:rPr>
        <w:drawing>
          <wp:inline distT="0" distB="0" distL="114300" distR="114300">
            <wp:extent cx="5267960" cy="3830955"/>
            <wp:effectExtent l="0" t="0" r="8890" b="17145"/>
            <wp:docPr id="81"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pic:cNvPicPr>
                      <a:picLocks noChangeAspect="1"/>
                    </pic:cNvPicPr>
                  </pic:nvPicPr>
                  <pic:blipFill>
                    <a:blip r:embed="rId33"/>
                    <a:stretch>
                      <a:fillRect/>
                    </a:stretch>
                  </pic:blipFill>
                  <pic:spPr>
                    <a:xfrm>
                      <a:off x="0" y="0"/>
                      <a:ext cx="5267960" cy="3830955"/>
                    </a:xfrm>
                    <a:prstGeom prst="rect">
                      <a:avLst/>
                    </a:prstGeom>
                  </pic:spPr>
                </pic:pic>
              </a:graphicData>
            </a:graphic>
          </wp:inline>
        </w:drawing>
      </w:r>
    </w:p>
    <w:p w14:paraId="1EDFF508">
      <w:pPr>
        <w:spacing w:line="360" w:lineRule="auto"/>
        <w:rPr>
          <w:rFonts w:hint="eastAsia"/>
        </w:rPr>
      </w:pPr>
    </w:p>
    <w:p w14:paraId="38A80FA8">
      <w:pPr>
        <w:spacing w:line="360" w:lineRule="auto"/>
        <w:rPr>
          <w:rFonts w:hint="eastAsia"/>
        </w:rPr>
      </w:pPr>
    </w:p>
    <w:p w14:paraId="4E87C90F">
      <w:pPr>
        <w:spacing w:line="360" w:lineRule="auto"/>
        <w:rPr>
          <w:rFonts w:hint="eastAsia" w:ascii="宋体" w:hAnsi="宋体" w:eastAsia="宋体" w:cstheme="majorBidi"/>
          <w:b/>
          <w:bCs/>
          <w:szCs w:val="21"/>
        </w:rPr>
      </w:pPr>
      <w:r>
        <w:rPr>
          <w:rFonts w:ascii="宋体" w:hAnsi="宋体" w:eastAsia="宋体" w:cstheme="majorBidi"/>
          <w:b/>
          <w:bCs/>
          <w:szCs w:val="21"/>
        </w:rPr>
        <w:t>1.</w:t>
      </w:r>
      <w:r>
        <w:rPr>
          <w:rFonts w:hint="eastAsia" w:ascii="宋体" w:hAnsi="宋体" w:eastAsia="宋体" w:cstheme="majorBidi"/>
          <w:b/>
          <w:bCs/>
          <w:szCs w:val="21"/>
          <w:lang w:eastAsia="zh"/>
        </w:rPr>
        <w:t>24</w:t>
      </w:r>
      <w:r>
        <w:rPr>
          <w:rFonts w:hint="eastAsia" w:ascii="宋体" w:hAnsi="宋体" w:eastAsia="宋体" w:cstheme="majorBidi"/>
          <w:b/>
          <w:bCs/>
          <w:szCs w:val="21"/>
        </w:rPr>
        <w:t>查看收藏顺序图</w:t>
      </w:r>
    </w:p>
    <w:p w14:paraId="151F119D">
      <w:pPr>
        <w:spacing w:line="360" w:lineRule="auto"/>
        <w:rPr>
          <w:rFonts w:hint="eastAsia" w:ascii="宋体" w:hAnsi="宋体" w:eastAsia="宋体" w:cstheme="majorBidi"/>
          <w:b/>
          <w:bCs/>
          <w:szCs w:val="21"/>
          <w:lang w:eastAsia="zh"/>
        </w:rPr>
      </w:pPr>
      <w:ins w:id="434" w:author="六花的勇者" w:date="2025-11-05T11:00:51Z">
        <w:r>
          <w:rPr>
            <w:rFonts w:hint="eastAsia" w:ascii="宋体" w:hAnsi="宋体" w:eastAsia="宋体" w:cstheme="majorBidi"/>
            <w:b/>
            <w:bCs/>
            <w:szCs w:val="21"/>
            <w:lang w:eastAsia="zh"/>
          </w:rPr>
          <w:drawing>
            <wp:inline distT="0" distB="0" distL="114300" distR="114300">
              <wp:extent cx="5269865" cy="2882900"/>
              <wp:effectExtent l="0" t="0" r="6985" b="1270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4"/>
                      <a:stretch>
                        <a:fillRect/>
                      </a:stretch>
                    </pic:blipFill>
                    <pic:spPr>
                      <a:xfrm>
                        <a:off x="0" y="0"/>
                        <a:ext cx="5269865" cy="2882900"/>
                      </a:xfrm>
                      <a:prstGeom prst="rect">
                        <a:avLst/>
                      </a:prstGeom>
                    </pic:spPr>
                  </pic:pic>
                </a:graphicData>
              </a:graphic>
            </wp:inline>
          </w:drawing>
        </w:r>
      </w:ins>
      <w:del w:id="436" w:author="六花的勇者" w:date="2025-11-05T11:00:51Z">
        <w:commentRangeStart w:id="4"/>
        <w:r>
          <w:rPr>
            <w:rFonts w:hint="eastAsia" w:ascii="宋体" w:hAnsi="宋体" w:eastAsia="宋体" w:cstheme="majorBidi"/>
            <w:b/>
            <w:bCs/>
            <w:szCs w:val="21"/>
            <w:lang w:eastAsia="zh"/>
          </w:rPr>
          <w:drawing>
            <wp:inline distT="0" distB="0" distL="114300" distR="114300">
              <wp:extent cx="5269865" cy="3122295"/>
              <wp:effectExtent l="0" t="0" r="6985" b="19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5"/>
                      <a:stretch>
                        <a:fillRect/>
                      </a:stretch>
                    </pic:blipFill>
                    <pic:spPr>
                      <a:xfrm>
                        <a:off x="0" y="0"/>
                        <a:ext cx="5269865" cy="3122295"/>
                      </a:xfrm>
                      <a:prstGeom prst="rect">
                        <a:avLst/>
                      </a:prstGeom>
                    </pic:spPr>
                  </pic:pic>
                </a:graphicData>
              </a:graphic>
            </wp:inline>
          </w:drawing>
        </w:r>
        <w:commentRangeEnd w:id="4"/>
      </w:del>
      <w:del w:id="438" w:author="六花的勇者" w:date="2025-11-05T11:00:51Z">
        <w:r>
          <w:rPr>
            <w:woUserID w:val="1"/>
          </w:rPr>
          <w:commentReference w:id="4"/>
        </w:r>
      </w:del>
    </w:p>
    <w:p w14:paraId="10C7E43D">
      <w:pPr>
        <w:pStyle w:val="3"/>
        <w:rPr>
          <w:rFonts w:hint="eastAsia" w:ascii="宋体" w:hAnsi="宋体" w:eastAsia="宋体"/>
        </w:rPr>
      </w:pPr>
      <w:bookmarkStart w:id="17" w:name="_Toc149848669"/>
      <w:r>
        <w:rPr>
          <w:rFonts w:hint="eastAsia"/>
        </w:rPr>
        <w:t>2、状态模型</w:t>
      </w:r>
      <w:bookmarkEnd w:id="17"/>
    </w:p>
    <w:p w14:paraId="5F8BB1B4">
      <w:pPr>
        <w:pStyle w:val="5"/>
        <w:rPr>
          <w:rFonts w:hint="eastAsia" w:ascii="宋体" w:hAnsi="宋体"/>
          <w:szCs w:val="21"/>
        </w:rPr>
      </w:pPr>
      <w:r>
        <w:rPr>
          <w:rFonts w:hint="eastAsia" w:ascii="宋体" w:hAnsi="宋体"/>
          <w:szCs w:val="21"/>
        </w:rPr>
        <w:t>2.</w:t>
      </w:r>
      <w:r>
        <w:rPr>
          <w:rFonts w:ascii="宋体" w:hAnsi="宋体"/>
          <w:szCs w:val="21"/>
        </w:rPr>
        <w:t>1</w:t>
      </w:r>
      <w:r>
        <w:rPr>
          <w:rFonts w:hint="eastAsia" w:ascii="宋体" w:hAnsi="宋体"/>
          <w:szCs w:val="21"/>
          <w:lang w:eastAsia="zh"/>
        </w:rPr>
        <w:t>主题频道</w:t>
      </w:r>
      <w:r>
        <w:rPr>
          <w:rFonts w:hint="eastAsia" w:ascii="宋体" w:hAnsi="宋体"/>
          <w:szCs w:val="21"/>
        </w:rPr>
        <w:t>审核状态图</w:t>
      </w:r>
    </w:p>
    <w:p w14:paraId="1A1A2800">
      <w:pPr>
        <w:rPr>
          <w:rFonts w:hint="eastAsia" w:ascii="宋体" w:hAnsi="宋体" w:eastAsia="宋体"/>
          <w:szCs w:val="21"/>
          <w:lang w:eastAsia="zh"/>
        </w:rPr>
      </w:pPr>
      <w:r>
        <w:rPr>
          <w:rFonts w:hint="eastAsia" w:ascii="宋体" w:hAnsi="宋体" w:eastAsia="宋体"/>
          <w:szCs w:val="21"/>
          <w:lang w:eastAsia="zh"/>
        </w:rPr>
        <w:drawing>
          <wp:inline distT="0" distB="0" distL="114300" distR="114300">
            <wp:extent cx="5266690" cy="2102485"/>
            <wp:effectExtent l="0" t="0" r="10160" b="12065"/>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pic:cNvPicPr>
                      <a:picLocks noChangeAspect="1"/>
                    </pic:cNvPicPr>
                  </pic:nvPicPr>
                  <pic:blipFill>
                    <a:blip r:embed="rId36"/>
                    <a:stretch>
                      <a:fillRect/>
                    </a:stretch>
                  </pic:blipFill>
                  <pic:spPr>
                    <a:xfrm>
                      <a:off x="0" y="0"/>
                      <a:ext cx="5266690" cy="2102485"/>
                    </a:xfrm>
                    <a:prstGeom prst="rect">
                      <a:avLst/>
                    </a:prstGeom>
                  </pic:spPr>
                </pic:pic>
              </a:graphicData>
            </a:graphic>
          </wp:inline>
        </w:drawing>
      </w:r>
    </w:p>
    <w:p w14:paraId="7A2E28A8">
      <w:pPr>
        <w:pStyle w:val="5"/>
        <w:rPr>
          <w:rFonts w:hint="eastAsia" w:ascii="宋体" w:hAnsi="宋体"/>
          <w:szCs w:val="21"/>
        </w:rPr>
      </w:pPr>
      <w:r>
        <w:rPr>
          <w:rFonts w:ascii="宋体" w:hAnsi="宋体"/>
          <w:szCs w:val="21"/>
        </w:rPr>
        <w:t>2.</w:t>
      </w:r>
      <w:r>
        <w:rPr>
          <w:rFonts w:hint="eastAsia" w:ascii="宋体" w:hAnsi="宋体"/>
          <w:szCs w:val="21"/>
          <w:lang w:eastAsia="zh"/>
        </w:rPr>
        <w:t>2</w:t>
      </w:r>
      <w:r>
        <w:rPr>
          <w:rFonts w:hint="eastAsia" w:ascii="宋体" w:hAnsi="宋体"/>
          <w:szCs w:val="21"/>
        </w:rPr>
        <w:t>主题帖审核状态图</w:t>
      </w:r>
    </w:p>
    <w:p w14:paraId="4ECDC452">
      <w:pPr>
        <w:rPr>
          <w:rFonts w:hint="eastAsia" w:ascii="宋体" w:hAnsi="宋体" w:eastAsia="宋体"/>
          <w:lang w:eastAsia="zh"/>
        </w:rPr>
      </w:pPr>
      <w:r>
        <w:rPr>
          <w:rFonts w:ascii="宋体" w:hAnsi="宋体" w:eastAsia="宋体"/>
        </w:rPr>
        <w:drawing>
          <wp:inline distT="0" distB="0" distL="114300" distR="114300">
            <wp:extent cx="5269865" cy="2032635"/>
            <wp:effectExtent l="0" t="0" r="6985" b="5715"/>
            <wp:docPr id="74"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pic:cNvPicPr>
                      <a:picLocks noChangeAspect="1"/>
                    </pic:cNvPicPr>
                  </pic:nvPicPr>
                  <pic:blipFill>
                    <a:blip r:embed="rId37"/>
                    <a:stretch>
                      <a:fillRect/>
                    </a:stretch>
                  </pic:blipFill>
                  <pic:spPr>
                    <a:xfrm>
                      <a:off x="0" y="0"/>
                      <a:ext cx="5269865" cy="2032635"/>
                    </a:xfrm>
                    <a:prstGeom prst="rect">
                      <a:avLst/>
                    </a:prstGeom>
                  </pic:spPr>
                </pic:pic>
              </a:graphicData>
            </a:graphic>
          </wp:inline>
        </w:drawing>
      </w:r>
    </w:p>
    <w:p w14:paraId="4B86E705">
      <w:pPr>
        <w:pStyle w:val="5"/>
        <w:rPr>
          <w:rFonts w:hint="eastAsia" w:ascii="宋体" w:hAnsi="宋体"/>
          <w:szCs w:val="21"/>
        </w:rPr>
      </w:pPr>
      <w:commentRangeStart w:id="5"/>
      <w:commentRangeStart w:id="6"/>
      <w:r>
        <w:rPr>
          <w:rFonts w:ascii="宋体" w:hAnsi="宋体"/>
          <w:szCs w:val="21"/>
        </w:rPr>
        <w:t>2.</w:t>
      </w:r>
      <w:r>
        <w:rPr>
          <w:rFonts w:hint="eastAsia" w:ascii="宋体" w:hAnsi="宋体"/>
          <w:szCs w:val="21"/>
          <w:lang w:eastAsia="zh"/>
        </w:rPr>
        <w:t>3评论</w:t>
      </w:r>
      <w:r>
        <w:rPr>
          <w:rFonts w:hint="eastAsia" w:ascii="宋体" w:hAnsi="宋体"/>
          <w:szCs w:val="21"/>
        </w:rPr>
        <w:t>审核状态图</w:t>
      </w:r>
      <w:commentRangeEnd w:id="5"/>
      <w:r>
        <w:rPr>
          <w:rStyle w:val="19"/>
          <w:rFonts w:asciiTheme="minorHAnsi" w:hAnsiTheme="minorHAnsi" w:eastAsiaTheme="minorEastAsia" w:cstheme="minorBidi"/>
          <w:b w:val="0"/>
          <w:bCs w:val="0"/>
        </w:rPr>
        <w:commentReference w:id="5"/>
      </w:r>
      <w:commentRangeEnd w:id="6"/>
      <w:r>
        <w:rPr>
          <w:woUserID w:val="1"/>
        </w:rPr>
        <w:commentReference w:id="6"/>
      </w:r>
    </w:p>
    <w:p w14:paraId="1DDC826F">
      <w:pPr>
        <w:rPr>
          <w:ins w:id="439" w:author="神镐人 项目灭迹人 若叶睦 [2]" w:date="2025-11-06T21:37:03Z"/>
          <w:rFonts w:ascii="宋体" w:hAnsi="宋体" w:eastAsia="宋体"/>
        </w:rPr>
      </w:pPr>
      <w:r>
        <w:rPr>
          <w:rFonts w:ascii="宋体" w:hAnsi="宋体" w:eastAsia="宋体"/>
        </w:rPr>
        <w:drawing>
          <wp:inline distT="0" distB="0" distL="114300" distR="114300">
            <wp:extent cx="5271770" cy="2035810"/>
            <wp:effectExtent l="0" t="0" r="5080" b="2540"/>
            <wp:docPr id="76"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pic:cNvPicPr>
                      <a:picLocks noChangeAspect="1"/>
                    </pic:cNvPicPr>
                  </pic:nvPicPr>
                  <pic:blipFill>
                    <a:blip r:embed="rId38"/>
                    <a:stretch>
                      <a:fillRect/>
                    </a:stretch>
                  </pic:blipFill>
                  <pic:spPr>
                    <a:xfrm>
                      <a:off x="0" y="0"/>
                      <a:ext cx="5271770" cy="2035810"/>
                    </a:xfrm>
                    <a:prstGeom prst="rect">
                      <a:avLst/>
                    </a:prstGeom>
                  </pic:spPr>
                </pic:pic>
              </a:graphicData>
            </a:graphic>
          </wp:inline>
        </w:drawing>
      </w:r>
    </w:p>
    <w:p w14:paraId="11F5DE6F">
      <w:pPr>
        <w:keepNext w:val="0"/>
        <w:keepLines w:val="0"/>
        <w:widowControl/>
        <w:suppressLineNumbers w:val="0"/>
        <w:jc w:val="left"/>
        <w:rPr>
          <w:ins w:id="440" w:author="神镐人 项目灭迹人 若叶睦 [2]" w:date="2025-11-06T21:37:45Z"/>
        </w:rPr>
      </w:pPr>
    </w:p>
    <w:p w14:paraId="3E732FAD">
      <w:pPr>
        <w:rPr>
          <w:rFonts w:hint="eastAsia" w:ascii="宋体" w:hAnsi="宋体" w:eastAsia="宋体"/>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神镐人 项目灭迹人 若叶睦 [2]" w:date="2025-11-05T11:05:46Z" w:initials="">
    <w:p w14:paraId="0C73BC9D">
      <w:pPr>
        <w:pStyle w:val="7"/>
        <w:rPr>
          <w:rFonts w:hint="default"/>
        </w:rPr>
      </w:pPr>
      <w:bookmarkStart w:id="18" w:name="_T2166329994_928092772"/>
      <w:r>
        <w:t>删除了用户基类和管理员类的手机号，仅保留普通用户的手机号</w:t>
      </w:r>
    </w:p>
    <w:bookmarkEnd w:id="18"/>
  </w:comment>
  <w:comment w:id="1" w:author="神镐人 项目灭迹人 若叶睦" w:date="2025-11-03T17:15:00Z" w:initials="">
    <w:p w14:paraId="26182E46">
      <w:pPr>
        <w:pStyle w:val="7"/>
        <w:rPr>
          <w:rFonts w:hint="eastAsia"/>
          <w:lang w:eastAsia="zh"/>
        </w:rPr>
      </w:pPr>
      <w:bookmarkStart w:id="19" w:name="_T2166179357_928092772"/>
      <w:r>
        <w:rPr>
          <w:rFonts w:hint="eastAsia"/>
          <w:lang w:eastAsia="zh"/>
        </w:rPr>
        <w:t>审核操作其实是设置审核状态，因此取名set...</w:t>
      </w:r>
    </w:p>
    <w:bookmarkEnd w:id="19"/>
  </w:comment>
  <w:comment w:id="2" w:author="毛毛妈" w:date="2025-11-04T12:30:00Z" w:initials="">
    <w:p w14:paraId="606E7EB4">
      <w:pPr>
        <w:pStyle w:val="7"/>
        <w:rPr>
          <w:rFonts w:hint="eastAsia"/>
        </w:rPr>
      </w:pPr>
      <w:r>
        <w:rPr>
          <w:rFonts w:hint="eastAsia"/>
        </w:rPr>
        <w:t>对</w:t>
      </w:r>
    </w:p>
  </w:comment>
  <w:comment w:id="3" w:author="神镐人 项目灭迹人 若叶睦" w:date="2025-11-03T20:36:00Z" w:initials="">
    <w:p w14:paraId="29D0C441">
      <w:pPr>
        <w:pStyle w:val="7"/>
        <w:rPr>
          <w:rFonts w:hint="eastAsia"/>
        </w:rPr>
      </w:pPr>
      <w:r>
        <w:rPr>
          <w:rFonts w:hint="eastAsia"/>
        </w:rPr>
        <w:t>加入/退出频道不需要单独页面，将按钮做到频道详情页面中了。</w:t>
      </w:r>
    </w:p>
    <w:p w14:paraId="0D46769B">
      <w:pPr>
        <w:pStyle w:val="7"/>
        <w:rPr>
          <w:rFonts w:hint="eastAsia"/>
        </w:rPr>
      </w:pPr>
    </w:p>
    <w:p w14:paraId="6BEF9908">
      <w:pPr>
        <w:pStyle w:val="7"/>
        <w:rPr>
          <w:rFonts w:hint="eastAsia"/>
        </w:rPr>
      </w:pPr>
      <w:r>
        <w:rPr>
          <w:rFonts w:hint="eastAsia"/>
        </w:rPr>
        <w:t>且这两个功能共享一个按钮，流程的耦合程度相当高，因此考虑将两功能的顺序图合为一个，用分支结构区分两功能。</w:t>
      </w:r>
    </w:p>
  </w:comment>
  <w:comment w:id="4" w:author="神镐人 项目灭迹人 若叶睦 [2]" w:date="2025-11-04T19:24:39Z" w:initials="">
    <w:p w14:paraId="289E248A">
      <w:pPr>
        <w:pStyle w:val="7"/>
        <w:rPr>
          <w:rFonts w:hint="default"/>
        </w:rPr>
      </w:pPr>
      <w:bookmarkStart w:id="20" w:name="_T3240015351_928092772"/>
      <w:r>
        <w:t>修改查看收藏功能</w:t>
      </w:r>
    </w:p>
    <w:bookmarkEnd w:id="20"/>
  </w:comment>
  <w:comment w:id="5" w:author="毛毛妈" w:date="2025-11-04T12:31:00Z" w:initials="">
    <w:p w14:paraId="1014736A">
      <w:pPr>
        <w:pStyle w:val="7"/>
      </w:pPr>
      <w:r>
        <w:rPr>
          <w:rFonts w:hint="eastAsia"/>
        </w:rPr>
        <w:t>评论属性表里没看到“审核状态”啊</w:t>
      </w:r>
    </w:p>
    <w:p w14:paraId="41A53C07">
      <w:pPr>
        <w:pStyle w:val="7"/>
        <w:rPr>
          <w:rFonts w:hint="eastAsia"/>
        </w:rPr>
      </w:pPr>
      <w:r>
        <w:rPr>
          <w:rFonts w:hint="eastAsia"/>
        </w:rPr>
        <w:t>越画越有啊</w:t>
      </w:r>
    </w:p>
  </w:comment>
  <w:comment w:id="6" w:author="神镐人 项目灭迹人 若叶睦 [2]" w:date="2025-11-04T16:29:02Z" w:initials="">
    <w:p w14:paraId="2D6E2555">
      <w:pPr>
        <w:pStyle w:val="7"/>
        <w:rPr>
          <w:rFonts w:hint="eastAsia" w:eastAsiaTheme="minorEastAsia"/>
          <w:lang w:eastAsia="zh"/>
        </w:rPr>
      </w:pPr>
      <w:bookmarkStart w:id="21" w:name="_T3240004814_928092772"/>
      <w:r>
        <w:rPr>
          <w:rFonts w:hint="eastAsia"/>
          <w:lang w:eastAsia="zh"/>
        </w:rPr>
        <w:t>评论属性里忘写了(◐ o ◑ )</w:t>
      </w:r>
    </w:p>
    <w:bookmarkEnd w:id="21"/>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73BC9D" w15:done="0"/>
  <w15:commentEx w15:paraId="26182E46" w15:done="1"/>
  <w15:commentEx w15:paraId="606E7EB4" w15:done="1" w15:paraIdParent="26182E46"/>
  <w15:commentEx w15:paraId="6BEF9908" w15:done="1"/>
  <w15:commentEx w15:paraId="289E248A" w15:done="1"/>
  <w15:commentEx w15:paraId="41A53C07" w15:done="1"/>
  <w15:commentEx w15:paraId="2D6E2555"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2010600030101010101"/>
    <w:charset w:val="86"/>
    <w:family w:val="auto"/>
    <w:pitch w:val="default"/>
    <w:sig w:usb0="00000000" w:usb1="00000000"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华康俪金黑W8(P)">
    <w:altName w:val="汉仪中黑KW"/>
    <w:panose1 w:val="00000000000000000000"/>
    <w:charset w:val="86"/>
    <w:family w:val="swiss"/>
    <w:pitch w:val="default"/>
    <w:sig w:usb0="00000000" w:usb1="00000000" w:usb2="00000012" w:usb3="00000000" w:csb0="00040000" w:csb1="00000000"/>
  </w:font>
  <w:font w:name="华文新魏">
    <w:panose1 w:val="02010800040101010101"/>
    <w:charset w:val="86"/>
    <w:family w:val="auto"/>
    <w:pitch w:val="default"/>
    <w:sig w:usb0="00000001" w:usb1="080F0000" w:usb2="00000000" w:usb3="00000000" w:csb0="00040000" w:csb1="00000000"/>
  </w:font>
  <w:font w:name="方正粗黑宋简体">
    <w:altName w:val="汉仪书宋二KW"/>
    <w:panose1 w:val="00000000000000000000"/>
    <w:charset w:val="86"/>
    <w:family w:val="auto"/>
    <w:pitch w:val="default"/>
    <w:sig w:usb0="00000000" w:usb1="00000000" w:usb2="00000012" w:usb3="00000000" w:csb0="00040001" w:csb1="00000000"/>
  </w:font>
  <w:font w:name="华文楷体">
    <w:panose1 w:val="02010600040101010101"/>
    <w:charset w:val="86"/>
    <w:family w:val="auto"/>
    <w:pitch w:val="default"/>
    <w:sig w:usb0="00000287" w:usb1="080F0000" w:usb2="00000000" w:usb3="00000000" w:csb0="0004009F" w:csb1="DFD70000"/>
  </w:font>
  <w:font w:name="Consolas">
    <w:altName w:val="Noto Sans Mono"/>
    <w:panose1 w:val="020B0609020204030204"/>
    <w:charset w:val="00"/>
    <w:family w:val="modern"/>
    <w:pitch w:val="default"/>
    <w:sig w:usb0="00000000" w:usb1="00000000" w:usb2="00000001" w:usb3="00000000" w:csb0="6000019F" w:csb1="DFD70000"/>
  </w:font>
  <w:font w:name="Noto Sans Mono">
    <w:panose1 w:val="020B0509040504020204"/>
    <w:charset w:val="00"/>
    <w:family w:val="auto"/>
    <w:pitch w:val="default"/>
    <w:sig w:usb0="E00002FF" w:usb1="400038DF" w:usb2="08000029" w:usb3="001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思源黑体 CN VF">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26D2F"/>
    <w:multiLevelType w:val="multilevel"/>
    <w:tmpl w:val="18C26D2F"/>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神镐人 项目灭迹人 若叶睦 [2]">
    <w15:presenceInfo w15:providerId="WPS Office" w15:userId="3896645347"/>
  </w15:person>
  <w15:person w15:author="神镐人 项目灭迹人 若叶睦">
    <w15:presenceInfo w15:providerId="None" w15:userId="神镐人 项目灭迹人 若叶睦"/>
  </w15:person>
  <w15:person w15:author="毛毛妈">
    <w15:presenceInfo w15:providerId="None" w15:userId="毛毛妈"/>
  </w15:person>
  <w15:person w15:author="六花的勇者">
    <w15:presenceInfo w15:providerId="WPS Office" w15:userId="9216314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IyMjI2YTBjYjYzYTJiY2U5OWE0N2EyZTIwOTgwNmQifQ=="/>
  </w:docVars>
  <w:rsids>
    <w:rsidRoot w:val="003A3A23"/>
    <w:rsid w:val="00001A78"/>
    <w:rsid w:val="00016169"/>
    <w:rsid w:val="00017E35"/>
    <w:rsid w:val="00037A50"/>
    <w:rsid w:val="00043CEE"/>
    <w:rsid w:val="00045303"/>
    <w:rsid w:val="000516D7"/>
    <w:rsid w:val="0005423B"/>
    <w:rsid w:val="000656E2"/>
    <w:rsid w:val="0007696F"/>
    <w:rsid w:val="00077D1A"/>
    <w:rsid w:val="000A0484"/>
    <w:rsid w:val="000D7184"/>
    <w:rsid w:val="00121621"/>
    <w:rsid w:val="001706D1"/>
    <w:rsid w:val="00193629"/>
    <w:rsid w:val="001A1689"/>
    <w:rsid w:val="001D602A"/>
    <w:rsid w:val="00204D4D"/>
    <w:rsid w:val="002C0FDD"/>
    <w:rsid w:val="003043F3"/>
    <w:rsid w:val="003438BE"/>
    <w:rsid w:val="00370668"/>
    <w:rsid w:val="0037497F"/>
    <w:rsid w:val="00377590"/>
    <w:rsid w:val="003A3A23"/>
    <w:rsid w:val="003A51AE"/>
    <w:rsid w:val="003A6111"/>
    <w:rsid w:val="003D43E1"/>
    <w:rsid w:val="003E7514"/>
    <w:rsid w:val="003F7569"/>
    <w:rsid w:val="00400781"/>
    <w:rsid w:val="00407308"/>
    <w:rsid w:val="004130F9"/>
    <w:rsid w:val="004533E1"/>
    <w:rsid w:val="0048661D"/>
    <w:rsid w:val="00487E31"/>
    <w:rsid w:val="004B650B"/>
    <w:rsid w:val="004D5D36"/>
    <w:rsid w:val="00513557"/>
    <w:rsid w:val="005149DC"/>
    <w:rsid w:val="005179C1"/>
    <w:rsid w:val="00595768"/>
    <w:rsid w:val="0063429A"/>
    <w:rsid w:val="00634456"/>
    <w:rsid w:val="00662FE1"/>
    <w:rsid w:val="006F3798"/>
    <w:rsid w:val="00706190"/>
    <w:rsid w:val="007154E1"/>
    <w:rsid w:val="00746AC8"/>
    <w:rsid w:val="00760D41"/>
    <w:rsid w:val="007B7150"/>
    <w:rsid w:val="007E1A7E"/>
    <w:rsid w:val="00826114"/>
    <w:rsid w:val="008C2DED"/>
    <w:rsid w:val="008D32FA"/>
    <w:rsid w:val="008D6105"/>
    <w:rsid w:val="008E26C5"/>
    <w:rsid w:val="009250D6"/>
    <w:rsid w:val="009805BF"/>
    <w:rsid w:val="009A0D6F"/>
    <w:rsid w:val="009D3534"/>
    <w:rsid w:val="00A523FA"/>
    <w:rsid w:val="00A800C3"/>
    <w:rsid w:val="00A81CD8"/>
    <w:rsid w:val="00AA53EE"/>
    <w:rsid w:val="00AC79C2"/>
    <w:rsid w:val="00AD6210"/>
    <w:rsid w:val="00AE3979"/>
    <w:rsid w:val="00AE3C55"/>
    <w:rsid w:val="00B07F32"/>
    <w:rsid w:val="00B142CB"/>
    <w:rsid w:val="00B569E2"/>
    <w:rsid w:val="00B603B1"/>
    <w:rsid w:val="00B71C26"/>
    <w:rsid w:val="00B7590A"/>
    <w:rsid w:val="00BA6BD0"/>
    <w:rsid w:val="00BA6CC2"/>
    <w:rsid w:val="00BC3BF9"/>
    <w:rsid w:val="00BC4AD8"/>
    <w:rsid w:val="00BD46E2"/>
    <w:rsid w:val="00BE35D7"/>
    <w:rsid w:val="00BE4C9D"/>
    <w:rsid w:val="00C059B7"/>
    <w:rsid w:val="00C05D67"/>
    <w:rsid w:val="00C27F6C"/>
    <w:rsid w:val="00C40D4D"/>
    <w:rsid w:val="00C64C3C"/>
    <w:rsid w:val="00C72527"/>
    <w:rsid w:val="00C86D19"/>
    <w:rsid w:val="00CA07C6"/>
    <w:rsid w:val="00CA74D0"/>
    <w:rsid w:val="00CB2B3C"/>
    <w:rsid w:val="00D157BE"/>
    <w:rsid w:val="00D16FDD"/>
    <w:rsid w:val="00D3303F"/>
    <w:rsid w:val="00D366B3"/>
    <w:rsid w:val="00D75EA1"/>
    <w:rsid w:val="00D80092"/>
    <w:rsid w:val="00D81989"/>
    <w:rsid w:val="00DA3003"/>
    <w:rsid w:val="00DA3036"/>
    <w:rsid w:val="00DA44F8"/>
    <w:rsid w:val="00E02D59"/>
    <w:rsid w:val="00E25EEF"/>
    <w:rsid w:val="00E60214"/>
    <w:rsid w:val="00E67D2C"/>
    <w:rsid w:val="00E8436E"/>
    <w:rsid w:val="00F1063F"/>
    <w:rsid w:val="00F14F0E"/>
    <w:rsid w:val="00F21167"/>
    <w:rsid w:val="00F601CF"/>
    <w:rsid w:val="00FA790B"/>
    <w:rsid w:val="00FF396E"/>
    <w:rsid w:val="018666B9"/>
    <w:rsid w:val="0A0A062C"/>
    <w:rsid w:val="0F9A482C"/>
    <w:rsid w:val="169E2EFD"/>
    <w:rsid w:val="16B921C1"/>
    <w:rsid w:val="1A9F612B"/>
    <w:rsid w:val="1B2304CB"/>
    <w:rsid w:val="1B66076B"/>
    <w:rsid w:val="1C99656B"/>
    <w:rsid w:val="1EF72A2F"/>
    <w:rsid w:val="1FFD2E9F"/>
    <w:rsid w:val="23BA66E8"/>
    <w:rsid w:val="27FFEFDD"/>
    <w:rsid w:val="2B79A2E6"/>
    <w:rsid w:val="2D6D9555"/>
    <w:rsid w:val="2DFFF5C0"/>
    <w:rsid w:val="2EEB23A2"/>
    <w:rsid w:val="2EF67522"/>
    <w:rsid w:val="2FB3F0E9"/>
    <w:rsid w:val="2FF0E464"/>
    <w:rsid w:val="3374CA05"/>
    <w:rsid w:val="33F90A31"/>
    <w:rsid w:val="34C3941A"/>
    <w:rsid w:val="357BED13"/>
    <w:rsid w:val="36B7B5B4"/>
    <w:rsid w:val="3BD70F86"/>
    <w:rsid w:val="3BEA0ABE"/>
    <w:rsid w:val="3C3F6916"/>
    <w:rsid w:val="3D7D920D"/>
    <w:rsid w:val="3D8F9B7C"/>
    <w:rsid w:val="3DFDB219"/>
    <w:rsid w:val="3EBEDF60"/>
    <w:rsid w:val="3F57131F"/>
    <w:rsid w:val="3F5FA659"/>
    <w:rsid w:val="3FEDE633"/>
    <w:rsid w:val="3FFF21A4"/>
    <w:rsid w:val="464140AA"/>
    <w:rsid w:val="4F2B2B71"/>
    <w:rsid w:val="50F20458"/>
    <w:rsid w:val="530C2962"/>
    <w:rsid w:val="535C1F22"/>
    <w:rsid w:val="546F4D68"/>
    <w:rsid w:val="549F7DE6"/>
    <w:rsid w:val="554D1B5E"/>
    <w:rsid w:val="56511B6F"/>
    <w:rsid w:val="594C57D7"/>
    <w:rsid w:val="597F398F"/>
    <w:rsid w:val="59BF4B88"/>
    <w:rsid w:val="5A1F6FB8"/>
    <w:rsid w:val="5AFB696B"/>
    <w:rsid w:val="5DFFFD88"/>
    <w:rsid w:val="5E6F0FA5"/>
    <w:rsid w:val="5F1E1C77"/>
    <w:rsid w:val="5F9789C9"/>
    <w:rsid w:val="5FF34A49"/>
    <w:rsid w:val="5FFFF461"/>
    <w:rsid w:val="61296351"/>
    <w:rsid w:val="61637E04"/>
    <w:rsid w:val="64EE9245"/>
    <w:rsid w:val="6AE6E707"/>
    <w:rsid w:val="6BA353AA"/>
    <w:rsid w:val="6BDAC471"/>
    <w:rsid w:val="6BFF731C"/>
    <w:rsid w:val="6C77554D"/>
    <w:rsid w:val="6D3BBCFB"/>
    <w:rsid w:val="6DEF4724"/>
    <w:rsid w:val="6DFF0DDB"/>
    <w:rsid w:val="6EFB0A73"/>
    <w:rsid w:val="6F7FF319"/>
    <w:rsid w:val="6F9D72DD"/>
    <w:rsid w:val="6FAE0135"/>
    <w:rsid w:val="6FED350A"/>
    <w:rsid w:val="6FFBBEFA"/>
    <w:rsid w:val="6FFF0094"/>
    <w:rsid w:val="6FFFA9B0"/>
    <w:rsid w:val="70F44CC1"/>
    <w:rsid w:val="72CC2FFC"/>
    <w:rsid w:val="732D2E0A"/>
    <w:rsid w:val="735D7C89"/>
    <w:rsid w:val="75762250"/>
    <w:rsid w:val="757FDE46"/>
    <w:rsid w:val="75FDB29C"/>
    <w:rsid w:val="763F27C2"/>
    <w:rsid w:val="77B953F6"/>
    <w:rsid w:val="77BB2D4B"/>
    <w:rsid w:val="77FBC59C"/>
    <w:rsid w:val="77FFA140"/>
    <w:rsid w:val="78A9D2C2"/>
    <w:rsid w:val="79DF26B8"/>
    <w:rsid w:val="79FFBC2F"/>
    <w:rsid w:val="7A5E929F"/>
    <w:rsid w:val="7B7BB52F"/>
    <w:rsid w:val="7BDF2501"/>
    <w:rsid w:val="7BFBB41F"/>
    <w:rsid w:val="7C7FCEF8"/>
    <w:rsid w:val="7CBA8E4F"/>
    <w:rsid w:val="7CDE31C4"/>
    <w:rsid w:val="7CED2BD1"/>
    <w:rsid w:val="7D1BB221"/>
    <w:rsid w:val="7D737149"/>
    <w:rsid w:val="7D759AC7"/>
    <w:rsid w:val="7E0E70A6"/>
    <w:rsid w:val="7E37B9AF"/>
    <w:rsid w:val="7E7B1C1B"/>
    <w:rsid w:val="7F530AD5"/>
    <w:rsid w:val="7F72E388"/>
    <w:rsid w:val="7F8FA4A8"/>
    <w:rsid w:val="7FAF7CA7"/>
    <w:rsid w:val="7FDB2606"/>
    <w:rsid w:val="7FEF803D"/>
    <w:rsid w:val="7FF51F33"/>
    <w:rsid w:val="7FF75261"/>
    <w:rsid w:val="7FFD9E4F"/>
    <w:rsid w:val="7FFF6494"/>
    <w:rsid w:val="7FFF8B2F"/>
    <w:rsid w:val="7FFFF031"/>
    <w:rsid w:val="8ECA333B"/>
    <w:rsid w:val="95E65943"/>
    <w:rsid w:val="A7DFA8A5"/>
    <w:rsid w:val="AC63B5F0"/>
    <w:rsid w:val="AC66A553"/>
    <w:rsid w:val="AD7623AA"/>
    <w:rsid w:val="ADBFFA97"/>
    <w:rsid w:val="AE7FFAA5"/>
    <w:rsid w:val="AEBC65CB"/>
    <w:rsid w:val="AF55C6CC"/>
    <w:rsid w:val="AF7E971B"/>
    <w:rsid w:val="AFBD1B92"/>
    <w:rsid w:val="AFBEC939"/>
    <w:rsid w:val="B2FF6C66"/>
    <w:rsid w:val="B5736194"/>
    <w:rsid w:val="B63FC146"/>
    <w:rsid w:val="B6B4E59B"/>
    <w:rsid w:val="B7D6BC77"/>
    <w:rsid w:val="B7DE41BB"/>
    <w:rsid w:val="B7F7A155"/>
    <w:rsid w:val="BCEB53A2"/>
    <w:rsid w:val="BDBE5E4B"/>
    <w:rsid w:val="BEDF31AC"/>
    <w:rsid w:val="BF3F3E8F"/>
    <w:rsid w:val="BF6EAAF5"/>
    <w:rsid w:val="BFBCFD69"/>
    <w:rsid w:val="BFD56183"/>
    <w:rsid w:val="BFDD14AD"/>
    <w:rsid w:val="BFDF412D"/>
    <w:rsid w:val="BFFFD419"/>
    <w:rsid w:val="C7F7248C"/>
    <w:rsid w:val="CDEFB091"/>
    <w:rsid w:val="CFB3E148"/>
    <w:rsid w:val="CFF52C10"/>
    <w:rsid w:val="D59FE2ED"/>
    <w:rsid w:val="D6DE2765"/>
    <w:rsid w:val="D7AE4B72"/>
    <w:rsid w:val="D977F066"/>
    <w:rsid w:val="DBB67B3B"/>
    <w:rsid w:val="DDEA03B2"/>
    <w:rsid w:val="DDEA461D"/>
    <w:rsid w:val="DDFF5BE3"/>
    <w:rsid w:val="DEDA60D8"/>
    <w:rsid w:val="DF674931"/>
    <w:rsid w:val="DF7F6699"/>
    <w:rsid w:val="DFAF28F7"/>
    <w:rsid w:val="DFB7E6BA"/>
    <w:rsid w:val="DFF7ECDA"/>
    <w:rsid w:val="DFFAE407"/>
    <w:rsid w:val="DFFF3822"/>
    <w:rsid w:val="DFFFF058"/>
    <w:rsid w:val="E3DF8F48"/>
    <w:rsid w:val="E3FFB640"/>
    <w:rsid w:val="E5AE6E47"/>
    <w:rsid w:val="E6370567"/>
    <w:rsid w:val="E7FED68A"/>
    <w:rsid w:val="E9BD940C"/>
    <w:rsid w:val="ECFFAF5C"/>
    <w:rsid w:val="EDDB3348"/>
    <w:rsid w:val="EDDB44DA"/>
    <w:rsid w:val="EF4576C0"/>
    <w:rsid w:val="EF5F6CE5"/>
    <w:rsid w:val="EF7EF76B"/>
    <w:rsid w:val="EFF39771"/>
    <w:rsid w:val="EFF7CF8E"/>
    <w:rsid w:val="EFFB8CCA"/>
    <w:rsid w:val="EFFD5593"/>
    <w:rsid w:val="F17664ED"/>
    <w:rsid w:val="F27F3039"/>
    <w:rsid w:val="F2BFD167"/>
    <w:rsid w:val="F37F8D1D"/>
    <w:rsid w:val="F3AE6C58"/>
    <w:rsid w:val="F3FEC55D"/>
    <w:rsid w:val="F4AA5E4E"/>
    <w:rsid w:val="F53FF062"/>
    <w:rsid w:val="F57EB41C"/>
    <w:rsid w:val="F5C31130"/>
    <w:rsid w:val="F5EB5368"/>
    <w:rsid w:val="F73F005E"/>
    <w:rsid w:val="F75DD3FB"/>
    <w:rsid w:val="F77BE51A"/>
    <w:rsid w:val="F79C4164"/>
    <w:rsid w:val="F7FDE227"/>
    <w:rsid w:val="F7FE7CBE"/>
    <w:rsid w:val="F89A5827"/>
    <w:rsid w:val="F8DE178F"/>
    <w:rsid w:val="FA9FE14A"/>
    <w:rsid w:val="FB7CD916"/>
    <w:rsid w:val="FB7F3162"/>
    <w:rsid w:val="FBBF62A0"/>
    <w:rsid w:val="FBDB8891"/>
    <w:rsid w:val="FBDE4864"/>
    <w:rsid w:val="FBF7E25E"/>
    <w:rsid w:val="FBFADCBC"/>
    <w:rsid w:val="FBFB09A2"/>
    <w:rsid w:val="FBFD64B9"/>
    <w:rsid w:val="FBFF13E5"/>
    <w:rsid w:val="FD572386"/>
    <w:rsid w:val="FD6F8217"/>
    <w:rsid w:val="FDF5335E"/>
    <w:rsid w:val="FDFAC5BE"/>
    <w:rsid w:val="FE0B9E2F"/>
    <w:rsid w:val="FEBE575F"/>
    <w:rsid w:val="FEBF135C"/>
    <w:rsid w:val="FED2E79D"/>
    <w:rsid w:val="FEF5E11F"/>
    <w:rsid w:val="FEFFA596"/>
    <w:rsid w:val="FEFFBCB4"/>
    <w:rsid w:val="FF372998"/>
    <w:rsid w:val="FF398E34"/>
    <w:rsid w:val="FF75011D"/>
    <w:rsid w:val="FFAEC7D6"/>
    <w:rsid w:val="FFCF7361"/>
    <w:rsid w:val="FFDFB88D"/>
    <w:rsid w:val="FFE77FD2"/>
    <w:rsid w:val="FFE7D6D8"/>
    <w:rsid w:val="FFEF7401"/>
    <w:rsid w:val="FFF3CC61"/>
    <w:rsid w:val="FFF68B5C"/>
    <w:rsid w:val="FFF7A2D3"/>
    <w:rsid w:val="FFF7E54B"/>
    <w:rsid w:val="FFFD0DFA"/>
    <w:rsid w:val="FFFE0FF3"/>
    <w:rsid w:val="FFFEF1E1"/>
    <w:rsid w:val="FFFFB6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jc w:val="left"/>
      <w:outlineLvl w:val="1"/>
    </w:pPr>
    <w:rPr>
      <w:rFonts w:eastAsia="华文中宋" w:asciiTheme="majorHAnsi" w:hAnsiTheme="majorHAnsi" w:cstheme="majorBidi"/>
      <w:b/>
      <w:bCs/>
      <w:sz w:val="24"/>
      <w:szCs w:val="32"/>
    </w:rPr>
  </w:style>
  <w:style w:type="paragraph" w:styleId="4">
    <w:name w:val="heading 3"/>
    <w:basedOn w:val="1"/>
    <w:next w:val="1"/>
    <w:link w:val="28"/>
    <w:unhideWhenUsed/>
    <w:qFormat/>
    <w:uiPriority w:val="9"/>
    <w:pPr>
      <w:keepNext/>
      <w:keepLines/>
      <w:spacing w:before="260" w:after="260" w:line="416" w:lineRule="auto"/>
      <w:outlineLvl w:val="2"/>
    </w:pPr>
    <w:rPr>
      <w:rFonts w:ascii="华文中宋" w:hAnsi="华文中宋" w:eastAsia="华文中宋"/>
      <w:b/>
      <w:bCs/>
      <w:sz w:val="22"/>
    </w:rPr>
  </w:style>
  <w:style w:type="paragraph" w:styleId="5">
    <w:name w:val="heading 4"/>
    <w:basedOn w:val="1"/>
    <w:next w:val="1"/>
    <w:link w:val="30"/>
    <w:unhideWhenUsed/>
    <w:qFormat/>
    <w:uiPriority w:val="9"/>
    <w:pPr>
      <w:keepNext/>
      <w:keepLines/>
      <w:spacing w:before="280" w:after="290" w:line="376" w:lineRule="auto"/>
      <w:outlineLvl w:val="3"/>
    </w:pPr>
    <w:rPr>
      <w:rFonts w:eastAsia="宋体" w:asciiTheme="majorHAnsi" w:hAnsiTheme="majorHAnsi" w:cstheme="majorBidi"/>
      <w:b/>
      <w:bCs/>
      <w:szCs w:val="28"/>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annotation text"/>
    <w:basedOn w:val="1"/>
    <w:link w:val="31"/>
    <w:semiHidden/>
    <w:unhideWhenUsed/>
    <w:qFormat/>
    <w:uiPriority w:val="99"/>
    <w:pPr>
      <w:jc w:val="left"/>
    </w:pPr>
  </w:style>
  <w:style w:type="paragraph" w:styleId="8">
    <w:name w:val="toc 3"/>
    <w:basedOn w:val="1"/>
    <w:next w:val="1"/>
    <w:unhideWhenUsed/>
    <w:qFormat/>
    <w:uiPriority w:val="39"/>
    <w:pPr>
      <w:ind w:left="840" w:leftChars="400"/>
    </w:pPr>
  </w:style>
  <w:style w:type="paragraph" w:styleId="9">
    <w:name w:val="Date"/>
    <w:basedOn w:val="1"/>
    <w:next w:val="1"/>
    <w:link w:val="24"/>
    <w:semiHidden/>
    <w:unhideWhenUsed/>
    <w:qFormat/>
    <w:uiPriority w:val="99"/>
    <w:pPr>
      <w:ind w:left="100" w:leftChars="2500"/>
    </w:p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99"/>
    <w:pP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Normal (Web)"/>
    <w:basedOn w:val="1"/>
    <w:semiHidden/>
    <w:unhideWhenUsed/>
    <w:qFormat/>
    <w:uiPriority w:val="99"/>
    <w:rPr>
      <w:sz w:val="24"/>
    </w:rPr>
  </w:style>
  <w:style w:type="paragraph" w:styleId="15">
    <w:name w:val="annotation subject"/>
    <w:basedOn w:val="7"/>
    <w:next w:val="7"/>
    <w:link w:val="32"/>
    <w:semiHidden/>
    <w:unhideWhenUsed/>
    <w:qFormat/>
    <w:uiPriority w:val="99"/>
    <w:rPr>
      <w:b/>
      <w:bCs/>
    </w:rPr>
  </w:style>
  <w:style w:type="character" w:styleId="18">
    <w:name w:val="Hyperlink"/>
    <w:basedOn w:val="17"/>
    <w:unhideWhenUsed/>
    <w:qFormat/>
    <w:uiPriority w:val="99"/>
    <w:rPr>
      <w:color w:val="0563C1" w:themeColor="hyperlink"/>
      <w:u w:val="single"/>
      <w14:textFill>
        <w14:solidFill>
          <w14:schemeClr w14:val="hlink"/>
        </w14:solidFill>
      </w14:textFill>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sz w:val="18"/>
      <w:szCs w:val="18"/>
    </w:rPr>
  </w:style>
  <w:style w:type="character" w:customStyle="1" w:styleId="21">
    <w:name w:val="页脚 字符"/>
    <w:basedOn w:val="17"/>
    <w:link w:val="10"/>
    <w:qFormat/>
    <w:uiPriority w:val="99"/>
    <w:rPr>
      <w:sz w:val="18"/>
      <w:szCs w:val="18"/>
    </w:rPr>
  </w:style>
  <w:style w:type="paragraph" w:customStyle="1" w:styleId="22">
    <w:name w:val="默认黑体"/>
    <w:qFormat/>
    <w:locked/>
    <w:uiPriority w:val="0"/>
    <w:pPr>
      <w:spacing w:line="360" w:lineRule="auto"/>
      <w:jc w:val="both"/>
    </w:pPr>
    <w:rPr>
      <w:rFonts w:ascii="Arial" w:hAnsi="Arial" w:eastAsia="黑体" w:cs="Courier New"/>
      <w:bCs/>
      <w:kern w:val="2"/>
      <w:sz w:val="24"/>
      <w:szCs w:val="24"/>
      <w:lang w:val="en-US" w:eastAsia="zh-CN" w:bidi="ar-SA"/>
    </w:rPr>
  </w:style>
  <w:style w:type="paragraph" w:customStyle="1" w:styleId="23">
    <w:name w:val="封面表单样式"/>
    <w:qFormat/>
    <w:locked/>
    <w:uiPriority w:val="9"/>
    <w:pPr>
      <w:spacing w:line="360" w:lineRule="auto"/>
      <w:jc w:val="center"/>
    </w:pPr>
    <w:rPr>
      <w:rFonts w:ascii="Arial" w:hAnsi="Arial" w:eastAsia="黑体" w:cs="Courier New"/>
      <w:bCs/>
      <w:kern w:val="2"/>
      <w:sz w:val="30"/>
      <w:szCs w:val="24"/>
      <w:lang w:val="en-US" w:eastAsia="zh-CN" w:bidi="ar-SA"/>
    </w:rPr>
  </w:style>
  <w:style w:type="character" w:customStyle="1" w:styleId="24">
    <w:name w:val="日期 字符"/>
    <w:basedOn w:val="17"/>
    <w:link w:val="9"/>
    <w:semiHidden/>
    <w:qFormat/>
    <w:uiPriority w:val="99"/>
  </w:style>
  <w:style w:type="character" w:customStyle="1" w:styleId="25">
    <w:name w:val="标题 1 字符"/>
    <w:basedOn w:val="17"/>
    <w:link w:val="2"/>
    <w:qFormat/>
    <w:uiPriority w:val="9"/>
    <w:rPr>
      <w:b/>
      <w:bCs/>
      <w:kern w:val="44"/>
      <w:sz w:val="44"/>
      <w:szCs w:val="44"/>
    </w:rPr>
  </w:style>
  <w:style w:type="character" w:customStyle="1" w:styleId="26">
    <w:name w:val="标题 2 字符"/>
    <w:basedOn w:val="17"/>
    <w:link w:val="3"/>
    <w:qFormat/>
    <w:uiPriority w:val="9"/>
    <w:rPr>
      <w:rFonts w:eastAsia="华文中宋" w:asciiTheme="majorHAnsi" w:hAnsiTheme="majorHAnsi" w:cstheme="majorBidi"/>
      <w:b/>
      <w:bCs/>
      <w:sz w:val="24"/>
      <w:szCs w:val="32"/>
    </w:rPr>
  </w:style>
  <w:style w:type="paragraph" w:styleId="27">
    <w:name w:val="List Paragraph"/>
    <w:basedOn w:val="1"/>
    <w:qFormat/>
    <w:uiPriority w:val="34"/>
    <w:pPr>
      <w:ind w:firstLine="420" w:firstLineChars="200"/>
    </w:pPr>
  </w:style>
  <w:style w:type="character" w:customStyle="1" w:styleId="28">
    <w:name w:val="标题 3 字符"/>
    <w:basedOn w:val="17"/>
    <w:link w:val="4"/>
    <w:qFormat/>
    <w:uiPriority w:val="9"/>
    <w:rPr>
      <w:rFonts w:ascii="华文中宋" w:hAnsi="华文中宋" w:eastAsia="华文中宋"/>
      <w:b/>
      <w:bCs/>
      <w:sz w:val="22"/>
    </w:rPr>
  </w:style>
  <w:style w:type="paragraph" w:customStyle="1" w:styleId="2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0">
    <w:name w:val="标题 4 字符"/>
    <w:basedOn w:val="17"/>
    <w:link w:val="5"/>
    <w:qFormat/>
    <w:uiPriority w:val="9"/>
    <w:rPr>
      <w:rFonts w:eastAsia="宋体" w:asciiTheme="majorHAnsi" w:hAnsiTheme="majorHAnsi" w:cstheme="majorBidi"/>
      <w:b/>
      <w:bCs/>
      <w:szCs w:val="28"/>
    </w:rPr>
  </w:style>
  <w:style w:type="character" w:customStyle="1" w:styleId="31">
    <w:name w:val="批注文字 字符"/>
    <w:basedOn w:val="17"/>
    <w:link w:val="7"/>
    <w:semiHidden/>
    <w:qFormat/>
    <w:uiPriority w:val="99"/>
    <w:rPr>
      <w:kern w:val="2"/>
      <w:sz w:val="21"/>
      <w:szCs w:val="22"/>
    </w:rPr>
  </w:style>
  <w:style w:type="character" w:customStyle="1" w:styleId="32">
    <w:name w:val="批注主题 字符"/>
    <w:basedOn w:val="31"/>
    <w:link w:val="15"/>
    <w:semiHidden/>
    <w:qFormat/>
    <w:uiPriority w:val="99"/>
    <w:rPr>
      <w:b/>
      <w:bCs/>
      <w:kern w:val="2"/>
      <w:sz w:val="21"/>
      <w:szCs w:val="22"/>
    </w:rPr>
  </w:style>
  <w:style w:type="paragraph" w:customStyle="1" w:styleId="33">
    <w:name w:val="修订1"/>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4">
    <w:name w:val="修订2"/>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5">
    <w:name w:val="修订3"/>
    <w:hidden/>
    <w:unhideWhenUsed/>
    <w:qFormat/>
    <w:uiPriority w:val="99"/>
    <w:rPr>
      <w:rFonts w:asciiTheme="minorHAnsi" w:hAnsiTheme="minorHAnsi" w:eastAsiaTheme="minorEastAsia" w:cstheme="minorBidi"/>
      <w:kern w:val="2"/>
      <w:sz w:val="21"/>
      <w:szCs w:val="22"/>
      <w:lang w:val="en-US" w:eastAsia="zh-CN" w:bidi="ar-SA"/>
    </w:rPr>
  </w:style>
  <w:style w:type="paragraph" w:customStyle="1" w:styleId="36">
    <w:name w:val="Revision"/>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7">
    <w:name w:val="15"/>
    <w:basedOn w:val="17"/>
    <w:uiPriority w:val="0"/>
    <w:rPr>
      <w:rFonts w:hint="default" w:ascii="Times New Roman" w:hAnsi="Times New Roman" w:cs="Times New Roman"/>
      <w:sz w:val="21"/>
      <w:szCs w:val="21"/>
    </w:rPr>
  </w:style>
  <w:style w:type="character" w:customStyle="1" w:styleId="38">
    <w:name w:val="10"/>
    <w:basedOn w:val="17"/>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microsoft.com/office/2011/relationships/people" Target="people.xml"/><Relationship Id="rId41" Type="http://schemas.openxmlformats.org/officeDocument/2006/relationships/fontTable" Target="fontTable.xml"/><Relationship Id="rId40" Type="http://schemas.openxmlformats.org/officeDocument/2006/relationships/customXml" Target="../customXml/item1.xml"/><Relationship Id="rId4" Type="http://schemas.microsoft.com/office/2011/relationships/commentsExtended" Target="commentsExtended.xml"/><Relationship Id="rId39" Type="http://schemas.openxmlformats.org/officeDocument/2006/relationships/numbering" Target="numbering.xml"/><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8D711A2-EBFE-494F-827F-A6462D2FE218}">
  <ds:schemaRefs/>
</ds:datastoreItem>
</file>

<file path=docProps/app.xml><?xml version="1.0" encoding="utf-8"?>
<Properties xmlns="http://schemas.openxmlformats.org/officeDocument/2006/extended-properties" xmlns:vt="http://schemas.openxmlformats.org/officeDocument/2006/docPropsVTypes">
  <Pages>30</Pages>
  <Words>1478</Words>
  <Characters>1670</Characters>
  <Lines>67</Lines>
  <Paragraphs>18</Paragraphs>
  <TotalTime>0</TotalTime>
  <ScaleCrop>false</ScaleCrop>
  <LinksUpToDate>false</LinksUpToDate>
  <CharactersWithSpaces>1735</CharactersWithSpaces>
  <Application>WPS Office WWO_wpscloud_20251119194033-e37bccecd3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2023-10-26T12:28:00Z</dcterms:created>
  <dc:creator>Yicheng Zhao</dc:creator>
  <cp:lastModifiedBy>神镐人 项目灭迹人 若叶睦</cp:lastModifiedBy>
  <dcterms:modified xsi:type="dcterms:W3CDTF">2025-11-27T21:47:24Z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2052-12.9.0.24013</vt:lpwstr>
  </property>
  <property fmtid="{D5CDD505-2E9C-101B-9397-08002B2CF9AE}" pid="3" name="ICV">
    <vt:lpwstr>085B90B26BE1A1F76C562869DAC24D58_43</vt:lpwstr>
  </property>
  <property fmtid="{D5CDD505-2E9C-101B-9397-08002B2CF9AE}" pid="4" name="KSOTemplateDocerSaveRecord">
    <vt:lpwstr>eyJoZGlkIjoiNzMzNDNlZWJjNDNhOTVkYWVlZTU1YzAwMjdjZTQwNTYiLCJ1c2VySWQiOiI5MjgwOTI3NzIifQ==</vt:lpwstr>
  </property>
</Properties>
</file>